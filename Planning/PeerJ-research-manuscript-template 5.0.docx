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F4D6F2" w14:textId="35ABF022" w:rsidR="00D94FB8" w:rsidRDefault="0033130B">
      <w:pPr>
        <w:pStyle w:val="Normal1"/>
        <w:contextualSpacing w:val="0"/>
        <w:rPr>
          <w:b/>
          <w:sz w:val="36"/>
          <w:szCs w:val="36"/>
        </w:rPr>
      </w:pPr>
      <w:r>
        <w:rPr>
          <w:b/>
          <w:noProof/>
          <w:sz w:val="36"/>
          <w:szCs w:val="36"/>
        </w:rPr>
        <mc:AlternateContent>
          <mc:Choice Requires="wps">
            <w:drawing>
              <wp:anchor distT="0" distB="0" distL="114300" distR="114300" simplePos="0" relativeHeight="251652608" behindDoc="0" locked="0" layoutInCell="1" allowOverlap="1" wp14:anchorId="662E2951" wp14:editId="4124EB29">
                <wp:simplePos x="0" y="0"/>
                <wp:positionH relativeFrom="column">
                  <wp:posOffset>-114300</wp:posOffset>
                </wp:positionH>
                <wp:positionV relativeFrom="paragraph">
                  <wp:posOffset>-457200</wp:posOffset>
                </wp:positionV>
                <wp:extent cx="5943600" cy="2971800"/>
                <wp:effectExtent l="0" t="0" r="0" b="0"/>
                <wp:wrapTight wrapText="bothSides">
                  <wp:wrapPolygon edited="0">
                    <wp:start x="0" y="0"/>
                    <wp:lineTo x="21600" y="0"/>
                    <wp:lineTo x="21600" y="21600"/>
                    <wp:lineTo x="0" y="21600"/>
                    <wp:lineTo x="0" y="0"/>
                  </wp:wrapPolygon>
                </wp:wrapTigh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43600" cy="2971800"/>
                        </a:xfrm>
                        <a:prstGeom prst="rect">
                          <a:avLst/>
                        </a:prstGeom>
                        <a:solidFill>
                          <a:srgbClr val="FFFF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id="1">
                        <w:txbxContent>
                          <w:p w14:paraId="56A60B11" w14:textId="77777777" w:rsidR="00777653" w:rsidRPr="00D94FB8" w:rsidRDefault="00777653">
                            <w:pPr>
                              <w:rPr>
                                <w:b/>
                                <w:sz w:val="28"/>
                              </w:rPr>
                            </w:pPr>
                            <w:r w:rsidRPr="00D94FB8">
                              <w:rPr>
                                <w:b/>
                                <w:sz w:val="28"/>
                              </w:rPr>
                              <w:t>Guidance</w:t>
                            </w:r>
                            <w:r>
                              <w:rPr>
                                <w:b/>
                                <w:sz w:val="28"/>
                              </w:rPr>
                              <w:t xml:space="preserve"> – remove this box before submitting!</w:t>
                            </w:r>
                          </w:p>
                          <w:p w14:paraId="3B036BC0" w14:textId="77777777" w:rsidR="00777653" w:rsidRDefault="00777653">
                            <w:r>
                              <w:t xml:space="preserve">Yellow callout boxes provide general notes. Please remove the yellow boxes before submitting. For full guidance see </w:t>
                            </w:r>
                            <w:hyperlink r:id="rId6" w:history="1">
                              <w:r w:rsidRPr="007C7029">
                                <w:rPr>
                                  <w:rStyle w:val="Hyperlink"/>
                                </w:rPr>
                                <w:t>https://peerj.com/about/author-instructions</w:t>
                              </w:r>
                            </w:hyperlink>
                          </w:p>
                          <w:p w14:paraId="0D49747A" w14:textId="77777777" w:rsidR="00777653" w:rsidRDefault="00777653"/>
                          <w:p w14:paraId="560629FC" w14:textId="77777777" w:rsidR="00777653" w:rsidRDefault="00777653" w:rsidP="00D94FB8">
                            <w:r w:rsidRPr="00D94FB8">
                              <w:rPr>
                                <w:highlight w:val="cyan"/>
                              </w:rPr>
                              <w:t>Blue highlighted example text should be replaced or removed with your own information</w:t>
                            </w:r>
                            <w:r w:rsidRPr="00FD22BE">
                              <w:rPr>
                                <w:highlight w:val="cyan"/>
                              </w:rPr>
                              <w:t>.</w:t>
                            </w:r>
                          </w:p>
                          <w:p w14:paraId="45859531" w14:textId="77777777" w:rsidR="00777653" w:rsidRDefault="00777653" w:rsidP="00D94FB8"/>
                          <w:tbl>
                            <w:tblPr>
                              <w:tblStyle w:val="TableGrid"/>
                              <w:tblW w:w="0" w:type="auto"/>
                              <w:tblBorders>
                                <w:top w:val="single" w:sz="4" w:space="0" w:color="FFFF00"/>
                                <w:left w:val="single" w:sz="4" w:space="0" w:color="FFFF00"/>
                                <w:bottom w:val="single" w:sz="4" w:space="0" w:color="FFFF00"/>
                                <w:right w:val="single" w:sz="4" w:space="0" w:color="FFFF00"/>
                                <w:insideH w:val="single" w:sz="6" w:space="0" w:color="FFFF00"/>
                                <w:insideV w:val="single" w:sz="6" w:space="0" w:color="FFFF00"/>
                              </w:tblBorders>
                              <w:tblLook w:val="00A0" w:firstRow="1" w:lastRow="0" w:firstColumn="1" w:lastColumn="0" w:noHBand="0" w:noVBand="0"/>
                            </w:tblPr>
                            <w:tblGrid>
                              <w:gridCol w:w="4482"/>
                              <w:gridCol w:w="4484"/>
                            </w:tblGrid>
                            <w:tr w:rsidR="00777653" w14:paraId="7DBC4257" w14:textId="77777777">
                              <w:trPr>
                                <w:trHeight w:val="2359"/>
                              </w:trPr>
                              <w:tc>
                                <w:tcPr>
                                  <w:tcW w:w="4482" w:type="dxa"/>
                                  <w:shd w:val="clear" w:color="auto" w:fill="auto"/>
                                </w:tcPr>
                                <w:p w14:paraId="30B9612D" w14:textId="77777777" w:rsidR="00777653" w:rsidRDefault="00777653">
                                  <w:pPr>
                                    <w:rPr>
                                      <w:b/>
                                    </w:rPr>
                                  </w:pPr>
                                  <w:r>
                                    <w:rPr>
                                      <w:b/>
                                    </w:rPr>
                                    <w:t>DO</w:t>
                                  </w:r>
                                </w:p>
                                <w:p w14:paraId="52D1D629" w14:textId="77777777" w:rsidR="00777653" w:rsidRPr="0058364F" w:rsidRDefault="00777653">
                                  <w:r>
                                    <w:t xml:space="preserve">–Use clear and </w:t>
                                  </w:r>
                                  <w:r w:rsidRPr="0058364F">
                                    <w:t>grammatically</w:t>
                                  </w:r>
                                  <w:r>
                                    <w:t xml:space="preserve"> correct English</w:t>
                                  </w:r>
                                  <w:r w:rsidRPr="0058364F">
                                    <w:t>.</w:t>
                                  </w:r>
                                </w:p>
                                <w:p w14:paraId="5711C26D" w14:textId="77777777" w:rsidR="00777653" w:rsidRDefault="00777653">
                                  <w:r>
                                    <w:t>–Save as US Letter size format.</w:t>
                                  </w:r>
                                </w:p>
                                <w:p w14:paraId="5F5CC023" w14:textId="77777777" w:rsidR="00777653" w:rsidRDefault="00777653">
                                  <w:r>
                                    <w:t>–Ensure line numbering is enabled.</w:t>
                                  </w:r>
                                </w:p>
                                <w:p w14:paraId="0443F82D" w14:textId="77777777" w:rsidR="00777653" w:rsidRDefault="00777653">
                                  <w:r>
                                    <w:t>–Align text LEFT.</w:t>
                                  </w:r>
                                </w:p>
                                <w:p w14:paraId="3E949AAF" w14:textId="77777777" w:rsidR="00777653" w:rsidRPr="00926B3F" w:rsidRDefault="00777653" w:rsidP="000A6459">
                                  <w:r>
                                    <w:t>–Ensure title, abstract, and author information matches what is entered online during submission.</w:t>
                                  </w:r>
                                </w:p>
                              </w:tc>
                              <w:tc>
                                <w:tcPr>
                                  <w:tcW w:w="4484" w:type="dxa"/>
                                  <w:shd w:val="clear" w:color="auto" w:fill="auto"/>
                                </w:tcPr>
                                <w:p w14:paraId="65FEF839" w14:textId="77777777" w:rsidR="00777653" w:rsidRDefault="00777653" w:rsidP="00926B3F">
                                  <w:pPr>
                                    <w:rPr>
                                      <w:b/>
                                    </w:rPr>
                                  </w:pPr>
                                  <w:r>
                                    <w:rPr>
                                      <w:b/>
                                    </w:rPr>
                                    <w:t>DO NOT</w:t>
                                  </w:r>
                                </w:p>
                                <w:p w14:paraId="01859BF2" w14:textId="77777777" w:rsidR="00777653" w:rsidRPr="00E140AC" w:rsidRDefault="00777653" w:rsidP="00D55AD8">
                                  <w:r>
                                    <w:t xml:space="preserve">–Embed ANY figures or tables in the text. Instead, upload a separate file for each on the file uploads page when submitting. Example – If you have 3 figures, then you will upload 3 figure files &amp; be asked to add a figure title for each. See </w:t>
                                  </w:r>
                                  <w:hyperlink r:id="rId7" w:anchor="figures" w:history="1">
                                    <w:r w:rsidRPr="00355DBD">
                                      <w:rPr>
                                        <w:rStyle w:val="Hyperlink"/>
                                      </w:rPr>
                                      <w:t>https://peerj.com/about/author-instructions/#figures</w:t>
                                    </w:r>
                                  </w:hyperlink>
                                  <w:r>
                                    <w:t xml:space="preserve"> for figure formats.</w:t>
                                  </w:r>
                                </w:p>
                              </w:tc>
                            </w:tr>
                          </w:tbl>
                          <w:p w14:paraId="3A4A02FC" w14:textId="77777777" w:rsidR="00777653" w:rsidRPr="00926B3F" w:rsidRDefault="00777653" w:rsidP="00926B3F"/>
                          <w:p w14:paraId="44615AD5" w14:textId="77777777" w:rsidR="00777653" w:rsidRDefault="00777653"/>
                          <w:p w14:paraId="65E67CB0" w14:textId="77777777" w:rsidR="00777653" w:rsidRDefault="00777653"/>
                          <w:p w14:paraId="564A4793" w14:textId="77777777" w:rsidR="00777653" w:rsidRDefault="00777653" w:rsidP="00D94FB8"/>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2E2951" id="_x0000_t202" coordsize="21600,21600" o:spt="202" path="m,l,21600r21600,l21600,xe">
                <v:stroke joinstyle="miter"/>
                <v:path gradientshapeok="t" o:connecttype="rect"/>
              </v:shapetype>
              <v:shape id="Text Box 2" o:spid="_x0000_s1026" type="#_x0000_t202" style="position:absolute;margin-left:-9pt;margin-top:-36pt;width:468pt;height:23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" fillcolor="yellow" stroked="f">
                <v:textbox style="mso-next-textbox:#Text Box 10" inset=",7.2pt,,7.2pt">
                  <w:txbxContent>
                    <w:p w14:paraId="56A60B11" w14:textId="77777777" w:rsidR="00777653" w:rsidRPr="00D94FB8" w:rsidRDefault="00777653">
                      <w:pPr>
                        <w:rPr>
                          <w:b/>
                          <w:sz w:val="28"/>
                        </w:rPr>
                      </w:pPr>
                      <w:r w:rsidRPr="00D94FB8">
                        <w:rPr>
                          <w:b/>
                          <w:sz w:val="28"/>
                        </w:rPr>
                        <w:t>Guidance</w:t>
                      </w:r>
                      <w:r>
                        <w:rPr>
                          <w:b/>
                          <w:sz w:val="28"/>
                        </w:rPr>
                        <w:t xml:space="preserve"> – remove this box before submitting!</w:t>
                      </w:r>
                    </w:p>
                    <w:p w14:paraId="3B036BC0" w14:textId="77777777" w:rsidR="00777653" w:rsidRDefault="00777653">
                      <w:r>
                        <w:t xml:space="preserve">Yellow callout boxes provide general notes. Please remove the yellow boxes before submitting. For full guidance see </w:t>
                      </w:r>
                      <w:hyperlink r:id="rId8" w:history="1">
                        <w:r w:rsidRPr="007C7029">
                          <w:rPr>
                            <w:rStyle w:val="Hyperlink"/>
                          </w:rPr>
                          <w:t>https://peerj.com/about/author-instructions</w:t>
                        </w:r>
                      </w:hyperlink>
                    </w:p>
                    <w:p w14:paraId="0D49747A" w14:textId="77777777" w:rsidR="00777653" w:rsidRDefault="00777653"/>
                    <w:p w14:paraId="560629FC" w14:textId="77777777" w:rsidR="00777653" w:rsidRDefault="00777653" w:rsidP="00D94FB8">
                      <w:r w:rsidRPr="00D94FB8">
                        <w:rPr>
                          <w:highlight w:val="cyan"/>
                        </w:rPr>
                        <w:t>Blue highlighted example text should be replaced or removed with your own information</w:t>
                      </w:r>
                      <w:r w:rsidRPr="00FD22BE">
                        <w:rPr>
                          <w:highlight w:val="cyan"/>
                        </w:rPr>
                        <w:t>.</w:t>
                      </w:r>
                    </w:p>
                    <w:p w14:paraId="45859531" w14:textId="77777777" w:rsidR="00777653" w:rsidRDefault="00777653" w:rsidP="00D94FB8"/>
                    <w:tbl>
                      <w:tblPr>
                        <w:tblStyle w:val="TableGrid"/>
                        <w:tblW w:w="0" w:type="auto"/>
                        <w:tblBorders>
                          <w:top w:val="single" w:sz="4" w:space="0" w:color="FFFF00"/>
                          <w:left w:val="single" w:sz="4" w:space="0" w:color="FFFF00"/>
                          <w:bottom w:val="single" w:sz="4" w:space="0" w:color="FFFF00"/>
                          <w:right w:val="single" w:sz="4" w:space="0" w:color="FFFF00"/>
                          <w:insideH w:val="single" w:sz="6" w:space="0" w:color="FFFF00"/>
                          <w:insideV w:val="single" w:sz="6" w:space="0" w:color="FFFF00"/>
                        </w:tblBorders>
                        <w:tblLook w:val="00A0" w:firstRow="1" w:lastRow="0" w:firstColumn="1" w:lastColumn="0" w:noHBand="0" w:noVBand="0"/>
                      </w:tblPr>
                      <w:tblGrid>
                        <w:gridCol w:w="4482"/>
                        <w:gridCol w:w="4484"/>
                      </w:tblGrid>
                      <w:tr w:rsidR="00777653" w14:paraId="7DBC4257" w14:textId="77777777">
                        <w:trPr>
                          <w:trHeight w:val="2359"/>
                        </w:trPr>
                        <w:tc>
                          <w:tcPr>
                            <w:tcW w:w="4482" w:type="dxa"/>
                            <w:shd w:val="clear" w:color="auto" w:fill="auto"/>
                          </w:tcPr>
                          <w:p w14:paraId="30B9612D" w14:textId="77777777" w:rsidR="00777653" w:rsidRDefault="00777653">
                            <w:pPr>
                              <w:rPr>
                                <w:b/>
                              </w:rPr>
                            </w:pPr>
                            <w:r>
                              <w:rPr>
                                <w:b/>
                              </w:rPr>
                              <w:t>DO</w:t>
                            </w:r>
                          </w:p>
                          <w:p w14:paraId="52D1D629" w14:textId="77777777" w:rsidR="00777653" w:rsidRPr="0058364F" w:rsidRDefault="00777653">
                            <w:r>
                              <w:t xml:space="preserve">–Use clear and </w:t>
                            </w:r>
                            <w:r w:rsidRPr="0058364F">
                              <w:t>grammatically</w:t>
                            </w:r>
                            <w:r>
                              <w:t xml:space="preserve"> correct English</w:t>
                            </w:r>
                            <w:r w:rsidRPr="0058364F">
                              <w:t>.</w:t>
                            </w:r>
                          </w:p>
                          <w:p w14:paraId="5711C26D" w14:textId="77777777" w:rsidR="00777653" w:rsidRDefault="00777653">
                            <w:r>
                              <w:t>–Save as US Letter size format.</w:t>
                            </w:r>
                          </w:p>
                          <w:p w14:paraId="5F5CC023" w14:textId="77777777" w:rsidR="00777653" w:rsidRDefault="00777653">
                            <w:r>
                              <w:t>–Ensure line numbering is enabled.</w:t>
                            </w:r>
                          </w:p>
                          <w:p w14:paraId="0443F82D" w14:textId="77777777" w:rsidR="00777653" w:rsidRDefault="00777653">
                            <w:r>
                              <w:t>–Align text LEFT.</w:t>
                            </w:r>
                          </w:p>
                          <w:p w14:paraId="3E949AAF" w14:textId="77777777" w:rsidR="00777653" w:rsidRPr="00926B3F" w:rsidRDefault="00777653" w:rsidP="000A6459">
                            <w:r>
                              <w:t>–Ensure title, abstract, and author information matches what is entered online during submission.</w:t>
                            </w:r>
                          </w:p>
                        </w:tc>
                        <w:tc>
                          <w:tcPr>
                            <w:tcW w:w="4484" w:type="dxa"/>
                            <w:shd w:val="clear" w:color="auto" w:fill="auto"/>
                          </w:tcPr>
                          <w:p w14:paraId="65FEF839" w14:textId="77777777" w:rsidR="00777653" w:rsidRDefault="00777653" w:rsidP="00926B3F">
                            <w:pPr>
                              <w:rPr>
                                <w:b/>
                              </w:rPr>
                            </w:pPr>
                            <w:r>
                              <w:rPr>
                                <w:b/>
                              </w:rPr>
                              <w:t>DO NOT</w:t>
                            </w:r>
                          </w:p>
                          <w:p w14:paraId="01859BF2" w14:textId="77777777" w:rsidR="00777653" w:rsidRPr="00E140AC" w:rsidRDefault="00777653" w:rsidP="00D55AD8">
                            <w:r>
                              <w:t xml:space="preserve">–Embed ANY figures or tables in the text. Instead, upload a separate file for each on the file uploads page when submitting. Example – If you have 3 figures, then you will upload 3 figure files &amp; be asked to add a figure title for each. See </w:t>
                            </w:r>
                            <w:hyperlink r:id="rId9" w:anchor="figures" w:history="1">
                              <w:r w:rsidRPr="00355DBD">
                                <w:rPr>
                                  <w:rStyle w:val="Hyperlink"/>
                                </w:rPr>
                                <w:t>https://peerj.com/about/author-instructions/#figures</w:t>
                              </w:r>
                            </w:hyperlink>
                            <w:r>
                              <w:t xml:space="preserve"> for figure formats.</w:t>
                            </w:r>
                          </w:p>
                        </w:tc>
                      </w:tr>
                    </w:tbl>
                    <w:p w14:paraId="3A4A02FC" w14:textId="77777777" w:rsidR="00777653" w:rsidRPr="00926B3F" w:rsidRDefault="00777653" w:rsidP="00926B3F"/>
                    <w:p w14:paraId="44615AD5" w14:textId="77777777" w:rsidR="00777653" w:rsidRDefault="00777653"/>
                    <w:p w14:paraId="65E67CB0" w14:textId="77777777" w:rsidR="00777653" w:rsidRDefault="00777653"/>
                    <w:p w14:paraId="564A4793" w14:textId="77777777" w:rsidR="00777653" w:rsidRDefault="00777653" w:rsidP="00D94FB8"/>
                  </w:txbxContent>
                </v:textbox>
                <w10:wrap type="tight"/>
              </v:shape>
            </w:pict>
          </mc:Fallback>
        </mc:AlternateContent>
      </w:r>
    </w:p>
    <w:p w14:paraId="158D7FE4" w14:textId="05569F36" w:rsidR="00EC44AA" w:rsidRDefault="0033130B">
      <w:pPr>
        <w:pStyle w:val="Normal1"/>
        <w:contextualSpacing w:val="0"/>
        <w:rPr>
          <w:b/>
          <w:sz w:val="36"/>
          <w:szCs w:val="36"/>
        </w:rPr>
      </w:pPr>
      <w:r>
        <w:rPr>
          <w:b/>
          <w:noProof/>
          <w:sz w:val="36"/>
          <w:szCs w:val="36"/>
        </w:rPr>
        <mc:AlternateContent>
          <mc:Choice Requires="wps">
            <w:drawing>
              <wp:anchor distT="0" distB="0" distL="114300" distR="114300" simplePos="0" relativeHeight="251657728" behindDoc="0" locked="0" layoutInCell="1" allowOverlap="1" wp14:anchorId="13F3FC91" wp14:editId="44F0C1C2">
                <wp:simplePos x="0" y="0"/>
                <wp:positionH relativeFrom="column">
                  <wp:posOffset>-2857500</wp:posOffset>
                </wp:positionH>
                <wp:positionV relativeFrom="paragraph">
                  <wp:posOffset>357505</wp:posOffset>
                </wp:positionV>
                <wp:extent cx="114300" cy="571500"/>
                <wp:effectExtent l="0" t="0" r="0" b="0"/>
                <wp:wrapTight wrapText="bothSides">
                  <wp:wrapPolygon edited="0">
                    <wp:start x="0" y="0"/>
                    <wp:lineTo x="21600" y="0"/>
                    <wp:lineTo x="21600" y="21600"/>
                    <wp:lineTo x="0" y="21600"/>
                    <wp:lineTo x="0" y="0"/>
                  </wp:wrapPolygon>
                </wp:wrapTight>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4300" cy="5715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linkedTxbx id="1" seq="1"/>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3FC91" id="Text Box 10" o:spid="_x0000_s1027" type="#_x0000_t202" style="position:absolute;margin-left:-225pt;margin-top:28.15pt;width:9pt;height: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" filled="f" stroked="f">
                <v:textbox inset=",7.2pt,,7.2pt">
                  <w:txbxContent/>
                </v:textbox>
                <w10:wrap type="tight"/>
              </v:shape>
            </w:pict>
          </mc:Fallback>
        </mc:AlternateContent>
      </w:r>
      <w:r w:rsidR="001F2CB7">
        <w:rPr>
          <w:b/>
          <w:sz w:val="36"/>
          <w:szCs w:val="36"/>
        </w:rPr>
        <w:t xml:space="preserve">A </w:t>
      </w:r>
      <w:r w:rsidR="007C611A">
        <w:rPr>
          <w:b/>
          <w:sz w:val="36"/>
          <w:szCs w:val="36"/>
        </w:rPr>
        <w:t xml:space="preserve">new high throughput </w:t>
      </w:r>
      <w:del w:id="0" w:author="Shinichi Nakagawa" w:date="2020-07-28T06:03:00Z">
        <w:r w:rsidR="007C611A" w:rsidDel="00756840">
          <w:rPr>
            <w:b/>
            <w:sz w:val="36"/>
            <w:szCs w:val="36"/>
          </w:rPr>
          <w:delText xml:space="preserve">and repeatable assay </w:delText>
        </w:r>
      </w:del>
      <w:ins w:id="1" w:author="Hamza Anwer" w:date="2020-07-29T14:24:00Z">
        <w:r w:rsidR="00B44EC2">
          <w:rPr>
            <w:b/>
            <w:sz w:val="36"/>
            <w:szCs w:val="36"/>
          </w:rPr>
          <w:t xml:space="preserve">assay </w:t>
        </w:r>
      </w:ins>
      <w:r w:rsidR="007C611A">
        <w:rPr>
          <w:b/>
          <w:sz w:val="36"/>
          <w:szCs w:val="36"/>
        </w:rPr>
        <w:t>for measuring zebrafish anxiety</w:t>
      </w:r>
      <w:ins w:id="2" w:author="Hamza Anwer" w:date="2020-07-29T14:24:00Z">
        <w:r w:rsidR="00B44EC2">
          <w:rPr>
            <w:b/>
            <w:sz w:val="36"/>
            <w:szCs w:val="36"/>
          </w:rPr>
          <w:t>:</w:t>
        </w:r>
      </w:ins>
      <w:ins w:id="3" w:author="Shinichi Nakagawa" w:date="2020-07-26T07:53:00Z">
        <w:r w:rsidR="005D75AA">
          <w:rPr>
            <w:b/>
            <w:sz w:val="36"/>
            <w:szCs w:val="36"/>
          </w:rPr>
          <w:t xml:space="preserve"> </w:t>
        </w:r>
      </w:ins>
      <w:ins w:id="4" w:author="Hamza Anwer" w:date="2020-07-29T14:25:00Z">
        <w:r w:rsidR="00B44EC2">
          <w:rPr>
            <w:b/>
            <w:sz w:val="36"/>
            <w:szCs w:val="36"/>
          </w:rPr>
          <w:t>t</w:t>
        </w:r>
      </w:ins>
      <w:ins w:id="5" w:author="Shinichi Nakagawa" w:date="2020-07-26T07:53:00Z">
        <w:del w:id="6" w:author="Hamza Anwer" w:date="2020-07-29T14:25:00Z">
          <w:r w:rsidR="005D75AA" w:rsidDel="00B44EC2">
            <w:rPr>
              <w:b/>
              <w:sz w:val="36"/>
              <w:szCs w:val="36"/>
            </w:rPr>
            <w:delText xml:space="preserve">using a </w:delText>
          </w:r>
        </w:del>
      </w:ins>
      <w:ins w:id="7" w:author="Shinichi Nakagawa" w:date="2020-07-28T06:03:00Z">
        <w:del w:id="8" w:author="Hamza Anwer" w:date="2020-07-29T14:25:00Z">
          <w:r w:rsidR="00200339" w:rsidDel="00B44EC2">
            <w:rPr>
              <w:b/>
              <w:sz w:val="36"/>
              <w:szCs w:val="36"/>
            </w:rPr>
            <w:delText>t</w:delText>
          </w:r>
        </w:del>
        <w:r w:rsidR="00200339">
          <w:rPr>
            <w:b/>
            <w:sz w:val="36"/>
            <w:szCs w:val="36"/>
          </w:rPr>
          <w:t>all</w:t>
        </w:r>
      </w:ins>
      <w:ins w:id="9" w:author="Shinichi Nakagawa" w:date="2020-07-26T07:53:00Z">
        <w:r w:rsidR="005D75AA">
          <w:rPr>
            <w:b/>
            <w:sz w:val="36"/>
            <w:szCs w:val="36"/>
          </w:rPr>
          <w:t xml:space="preserve"> tan</w:t>
        </w:r>
      </w:ins>
      <w:ins w:id="10" w:author="Shinichi Nakagawa" w:date="2020-07-28T06:03:00Z">
        <w:r w:rsidR="00756840">
          <w:rPr>
            <w:b/>
            <w:sz w:val="36"/>
            <w:szCs w:val="36"/>
          </w:rPr>
          <w:t>k</w:t>
        </w:r>
      </w:ins>
      <w:ins w:id="11" w:author="Hamza Anwer" w:date="2020-07-29T14:25:00Z">
        <w:r w:rsidR="00B44EC2">
          <w:rPr>
            <w:b/>
            <w:sz w:val="36"/>
            <w:szCs w:val="36"/>
          </w:rPr>
          <w:t>s</w:t>
        </w:r>
      </w:ins>
      <w:ins w:id="12" w:author="Shinichi Nakagawa" w:date="2020-07-28T06:03:00Z">
        <w:r w:rsidR="00756840">
          <w:rPr>
            <w:b/>
            <w:sz w:val="36"/>
            <w:szCs w:val="36"/>
          </w:rPr>
          <w:t xml:space="preserve"> that g</w:t>
        </w:r>
      </w:ins>
      <w:ins w:id="13" w:author="Shinichi Nakagawa" w:date="2020-07-28T06:04:00Z">
        <w:r w:rsidR="00756840">
          <w:rPr>
            <w:b/>
            <w:sz w:val="36"/>
            <w:szCs w:val="36"/>
          </w:rPr>
          <w:t>enerate</w:t>
        </w:r>
        <w:del w:id="14" w:author="Hamza Anwer" w:date="2020-07-29T14:25:00Z">
          <w:r w:rsidR="00756840" w:rsidDel="00B44EC2">
            <w:rPr>
              <w:b/>
              <w:sz w:val="36"/>
              <w:szCs w:val="36"/>
            </w:rPr>
            <w:delText>s</w:delText>
          </w:r>
        </w:del>
        <w:r w:rsidR="00756840">
          <w:rPr>
            <w:b/>
            <w:sz w:val="36"/>
            <w:szCs w:val="36"/>
          </w:rPr>
          <w:t xml:space="preserve"> more between-individual variation</w:t>
        </w:r>
      </w:ins>
    </w:p>
    <w:p w14:paraId="6A030741" w14:textId="77777777" w:rsidR="001D1A69" w:rsidRDefault="001D1A69">
      <w:pPr>
        <w:pStyle w:val="Normal1"/>
        <w:contextualSpacing w:val="0"/>
        <w:rPr>
          <w:rFonts w:ascii="Times" w:hAnsi="Times"/>
          <w:sz w:val="24"/>
          <w:highlight w:val="cyan"/>
        </w:rPr>
      </w:pPr>
    </w:p>
    <w:p w14:paraId="2F94BC1E" w14:textId="77777777" w:rsidR="004D3C18" w:rsidRDefault="004D3C18">
      <w:pPr>
        <w:pStyle w:val="Normal1"/>
        <w:contextualSpacing w:val="0"/>
        <w:rPr>
          <w:rFonts w:ascii="Times" w:hAnsi="Times"/>
          <w:sz w:val="24"/>
          <w:highlight w:val="cyan"/>
        </w:rPr>
      </w:pPr>
    </w:p>
    <w:p w14:paraId="4ED9DCAC" w14:textId="77777777" w:rsidR="00B77860" w:rsidRPr="00861616" w:rsidRDefault="00D94FB8">
      <w:pPr>
        <w:pStyle w:val="Normal1"/>
        <w:contextualSpacing w:val="0"/>
        <w:rPr>
          <w:rFonts w:ascii="Times" w:hAnsi="Times"/>
          <w:sz w:val="24"/>
          <w:vertAlign w:val="superscript"/>
        </w:rPr>
      </w:pPr>
      <w:r w:rsidRPr="00861616">
        <w:rPr>
          <w:rFonts w:ascii="Times" w:hAnsi="Times"/>
          <w:sz w:val="24"/>
          <w:highlight w:val="cyan"/>
        </w:rPr>
        <w:t>FirstName MiddleName LastName</w:t>
      </w:r>
      <w:r w:rsidRPr="00861616">
        <w:rPr>
          <w:rFonts w:ascii="Times" w:hAnsi="Times"/>
          <w:sz w:val="24"/>
          <w:highlight w:val="cyan"/>
          <w:vertAlign w:val="superscript"/>
        </w:rPr>
        <w:t>1</w:t>
      </w:r>
      <w:r w:rsidRPr="00861616">
        <w:rPr>
          <w:rFonts w:ascii="Times" w:hAnsi="Times"/>
          <w:sz w:val="24"/>
          <w:highlight w:val="cyan"/>
        </w:rPr>
        <w:t>, FirstName MiddleName LastName</w:t>
      </w:r>
      <w:r w:rsidRPr="00861616">
        <w:rPr>
          <w:rFonts w:ascii="Times" w:hAnsi="Times"/>
          <w:sz w:val="24"/>
          <w:highlight w:val="cyan"/>
          <w:vertAlign w:val="superscript"/>
        </w:rPr>
        <w:t>2</w:t>
      </w:r>
      <w:r w:rsidRPr="00861616">
        <w:rPr>
          <w:rFonts w:ascii="Times" w:hAnsi="Times"/>
          <w:sz w:val="24"/>
          <w:highlight w:val="cyan"/>
        </w:rPr>
        <w:t>, FirstName MiddleName LastName</w:t>
      </w:r>
      <w:r w:rsidRPr="00861616">
        <w:rPr>
          <w:rFonts w:ascii="Times" w:hAnsi="Times"/>
          <w:sz w:val="24"/>
          <w:highlight w:val="cyan"/>
          <w:vertAlign w:val="superscript"/>
        </w:rPr>
        <w:t>3</w:t>
      </w:r>
      <w:r w:rsidRPr="00861616">
        <w:rPr>
          <w:rFonts w:ascii="Times" w:hAnsi="Times"/>
          <w:sz w:val="24"/>
          <w:highlight w:val="cyan"/>
        </w:rPr>
        <w:t>, FirstName MiddleName LastName</w:t>
      </w:r>
      <w:r w:rsidRPr="00861616">
        <w:rPr>
          <w:rFonts w:ascii="Times" w:hAnsi="Times"/>
          <w:sz w:val="24"/>
          <w:highlight w:val="cyan"/>
          <w:vertAlign w:val="superscript"/>
        </w:rPr>
        <w:t>4</w:t>
      </w:r>
      <w:r w:rsidRPr="00861616">
        <w:rPr>
          <w:rFonts w:ascii="Times" w:hAnsi="Times"/>
          <w:sz w:val="24"/>
          <w:highlight w:val="cyan"/>
        </w:rPr>
        <w:t>, FirstName MiddleName LastName</w:t>
      </w:r>
      <w:r w:rsidRPr="00861616">
        <w:rPr>
          <w:rFonts w:ascii="Times" w:hAnsi="Times"/>
          <w:sz w:val="24"/>
          <w:highlight w:val="cyan"/>
          <w:vertAlign w:val="superscript"/>
        </w:rPr>
        <w:t>1</w:t>
      </w:r>
    </w:p>
    <w:p w14:paraId="16F38D73" w14:textId="77777777" w:rsidR="00B77860" w:rsidRPr="00861616" w:rsidRDefault="00B77860">
      <w:pPr>
        <w:pStyle w:val="Normal1"/>
        <w:contextualSpacing w:val="0"/>
        <w:rPr>
          <w:rFonts w:ascii="Times" w:hAnsi="Times"/>
          <w:sz w:val="24"/>
          <w:vertAlign w:val="superscript"/>
        </w:rPr>
      </w:pPr>
    </w:p>
    <w:p w14:paraId="18863BE3" w14:textId="77777777" w:rsidR="00B77860" w:rsidRPr="00861616" w:rsidRDefault="00D94FB8">
      <w:pPr>
        <w:pStyle w:val="Normal1"/>
        <w:contextualSpacing w:val="0"/>
        <w:rPr>
          <w:rFonts w:ascii="Times" w:hAnsi="Times"/>
          <w:sz w:val="24"/>
          <w:highlight w:val="cyan"/>
        </w:rPr>
      </w:pPr>
      <w:r w:rsidRPr="00861616">
        <w:rPr>
          <w:rFonts w:ascii="Times" w:hAnsi="Times"/>
          <w:sz w:val="24"/>
          <w:highlight w:val="cyan"/>
          <w:vertAlign w:val="superscript"/>
        </w:rPr>
        <w:t>1</w:t>
      </w:r>
      <w:r w:rsidRPr="00861616">
        <w:rPr>
          <w:rFonts w:ascii="Times" w:hAnsi="Times"/>
          <w:sz w:val="24"/>
          <w:highlight w:val="cyan"/>
        </w:rPr>
        <w:t xml:space="preserve"> Department Name, Institution Name, City, State/Province, Country</w:t>
      </w:r>
    </w:p>
    <w:p w14:paraId="70B43566" w14:textId="77777777" w:rsidR="00B77860" w:rsidRPr="00861616" w:rsidRDefault="00D94FB8">
      <w:pPr>
        <w:pStyle w:val="Normal1"/>
        <w:contextualSpacing w:val="0"/>
        <w:rPr>
          <w:rFonts w:ascii="Times" w:hAnsi="Times"/>
          <w:sz w:val="24"/>
          <w:highlight w:val="cyan"/>
        </w:rPr>
      </w:pPr>
      <w:r w:rsidRPr="00861616">
        <w:rPr>
          <w:rFonts w:ascii="Times" w:hAnsi="Times"/>
          <w:sz w:val="24"/>
          <w:highlight w:val="cyan"/>
          <w:vertAlign w:val="superscript"/>
        </w:rPr>
        <w:t>2</w:t>
      </w:r>
      <w:r w:rsidRPr="00861616">
        <w:rPr>
          <w:rFonts w:ascii="Times" w:hAnsi="Times"/>
          <w:sz w:val="24"/>
          <w:highlight w:val="cyan"/>
        </w:rPr>
        <w:t xml:space="preserve"> Department Name, Institution Name, City, State/Province, Country</w:t>
      </w:r>
    </w:p>
    <w:p w14:paraId="4C718443" w14:textId="77777777" w:rsidR="00B77860" w:rsidRPr="00861616" w:rsidRDefault="00D94FB8">
      <w:pPr>
        <w:pStyle w:val="Normal1"/>
        <w:contextualSpacing w:val="0"/>
        <w:rPr>
          <w:rFonts w:ascii="Times" w:hAnsi="Times"/>
          <w:sz w:val="24"/>
          <w:highlight w:val="cyan"/>
        </w:rPr>
      </w:pPr>
      <w:r w:rsidRPr="00861616">
        <w:rPr>
          <w:rFonts w:ascii="Times" w:hAnsi="Times"/>
          <w:sz w:val="24"/>
          <w:highlight w:val="cyan"/>
          <w:vertAlign w:val="superscript"/>
        </w:rPr>
        <w:t>3</w:t>
      </w:r>
      <w:r w:rsidRPr="00861616">
        <w:rPr>
          <w:rFonts w:ascii="Times" w:hAnsi="Times"/>
          <w:sz w:val="24"/>
          <w:highlight w:val="cyan"/>
        </w:rPr>
        <w:t xml:space="preserve"> Department Name, Institution Name, City, State/Province, Country</w:t>
      </w:r>
    </w:p>
    <w:p w14:paraId="39EBE212" w14:textId="77777777" w:rsidR="00B77860" w:rsidRPr="00861616" w:rsidRDefault="00D94FB8">
      <w:pPr>
        <w:pStyle w:val="Normal1"/>
        <w:contextualSpacing w:val="0"/>
        <w:rPr>
          <w:rFonts w:ascii="Times" w:hAnsi="Times"/>
          <w:sz w:val="24"/>
        </w:rPr>
      </w:pPr>
      <w:r w:rsidRPr="00861616">
        <w:rPr>
          <w:rFonts w:ascii="Times" w:hAnsi="Times"/>
          <w:sz w:val="24"/>
          <w:highlight w:val="cyan"/>
          <w:vertAlign w:val="superscript"/>
        </w:rPr>
        <w:t>4</w:t>
      </w:r>
      <w:r w:rsidRPr="00861616">
        <w:rPr>
          <w:rFonts w:ascii="Times" w:hAnsi="Times"/>
          <w:sz w:val="24"/>
          <w:highlight w:val="cyan"/>
        </w:rPr>
        <w:t xml:space="preserve"> Department Name, Institution Name, City, State/Province, Country</w:t>
      </w:r>
    </w:p>
    <w:p w14:paraId="294C9D50" w14:textId="77777777" w:rsidR="00B77860" w:rsidRPr="00861616" w:rsidRDefault="00D94FB8">
      <w:pPr>
        <w:pStyle w:val="Normal1"/>
        <w:contextualSpacing w:val="0"/>
        <w:rPr>
          <w:rFonts w:ascii="Times" w:hAnsi="Times"/>
          <w:sz w:val="24"/>
        </w:rPr>
      </w:pPr>
      <w:r w:rsidRPr="00861616">
        <w:rPr>
          <w:rFonts w:ascii="Times" w:hAnsi="Times"/>
          <w:sz w:val="24"/>
        </w:rPr>
        <w:t xml:space="preserve"> </w:t>
      </w:r>
    </w:p>
    <w:p w14:paraId="7B3BD88E" w14:textId="77777777" w:rsidR="00B77860" w:rsidRPr="00861616" w:rsidRDefault="00D94FB8">
      <w:pPr>
        <w:pStyle w:val="Normal1"/>
        <w:contextualSpacing w:val="0"/>
        <w:rPr>
          <w:rFonts w:ascii="Times" w:hAnsi="Times"/>
          <w:sz w:val="24"/>
        </w:rPr>
      </w:pPr>
      <w:r w:rsidRPr="00861616">
        <w:rPr>
          <w:rFonts w:ascii="Times" w:hAnsi="Times"/>
          <w:sz w:val="24"/>
        </w:rPr>
        <w:t>Corresponding Author:</w:t>
      </w:r>
    </w:p>
    <w:p w14:paraId="41EFBF44" w14:textId="77777777" w:rsidR="00B77860" w:rsidRPr="00861616" w:rsidRDefault="00D94FB8">
      <w:pPr>
        <w:pStyle w:val="Normal1"/>
        <w:contextualSpacing w:val="0"/>
        <w:rPr>
          <w:rFonts w:ascii="Times" w:hAnsi="Times"/>
          <w:sz w:val="24"/>
          <w:highlight w:val="cyan"/>
          <w:vertAlign w:val="superscript"/>
        </w:rPr>
      </w:pPr>
      <w:r w:rsidRPr="00861616">
        <w:rPr>
          <w:rFonts w:ascii="Times" w:hAnsi="Times"/>
          <w:sz w:val="24"/>
          <w:highlight w:val="cyan"/>
        </w:rPr>
        <w:t>FirstName LastName</w:t>
      </w:r>
      <w:r w:rsidRPr="00861616">
        <w:rPr>
          <w:rFonts w:ascii="Times" w:hAnsi="Times"/>
          <w:sz w:val="24"/>
          <w:highlight w:val="cyan"/>
          <w:vertAlign w:val="superscript"/>
        </w:rPr>
        <w:t>1</w:t>
      </w:r>
    </w:p>
    <w:p w14:paraId="25895AF6" w14:textId="77777777" w:rsidR="00B77860" w:rsidRPr="00861616" w:rsidRDefault="00D94FB8">
      <w:pPr>
        <w:pStyle w:val="Normal1"/>
        <w:contextualSpacing w:val="0"/>
        <w:rPr>
          <w:rFonts w:ascii="Times" w:hAnsi="Times"/>
          <w:sz w:val="24"/>
        </w:rPr>
      </w:pPr>
      <w:r w:rsidRPr="00861616">
        <w:rPr>
          <w:rFonts w:ascii="Times" w:hAnsi="Times"/>
          <w:sz w:val="24"/>
          <w:highlight w:val="cyan"/>
        </w:rPr>
        <w:t>Street Address, City, State/Province, Zip code, Country</w:t>
      </w:r>
    </w:p>
    <w:p w14:paraId="21735F3E" w14:textId="77777777" w:rsidR="00B77860" w:rsidRPr="007B6DD5" w:rsidRDefault="00D94FB8">
      <w:pPr>
        <w:pStyle w:val="Normal1"/>
        <w:contextualSpacing w:val="0"/>
        <w:rPr>
          <w:rFonts w:ascii="Times" w:hAnsi="Times"/>
          <w:sz w:val="24"/>
        </w:rPr>
      </w:pPr>
      <w:r w:rsidRPr="00861616">
        <w:rPr>
          <w:rFonts w:ascii="Times" w:hAnsi="Times"/>
          <w:sz w:val="24"/>
        </w:rPr>
        <w:t xml:space="preserve">Email address: </w:t>
      </w:r>
      <w:r w:rsidRPr="00861616">
        <w:rPr>
          <w:rFonts w:ascii="Times" w:hAnsi="Times"/>
          <w:sz w:val="24"/>
          <w:highlight w:val="cyan"/>
        </w:rPr>
        <w:t>corresponding_author_email@email.com</w:t>
      </w:r>
    </w:p>
    <w:p w14:paraId="62199920" w14:textId="77777777" w:rsidR="00B77860" w:rsidRDefault="00B77860">
      <w:pPr>
        <w:pStyle w:val="Normal1"/>
        <w:contextualSpacing w:val="0"/>
      </w:pPr>
    </w:p>
    <w:p w14:paraId="0B144508" w14:textId="0279E59A" w:rsidR="005D77AE" w:rsidRDefault="00D94FB8">
      <w:pPr>
        <w:pStyle w:val="Normal1"/>
        <w:contextualSpacing w:val="0"/>
        <w:rPr>
          <w:b/>
          <w:sz w:val="28"/>
        </w:rPr>
      </w:pPr>
      <w:r w:rsidRPr="008E3EA1">
        <w:rPr>
          <w:b/>
          <w:sz w:val="28"/>
        </w:rPr>
        <w:t>A</w:t>
      </w:r>
      <w:r w:rsidR="00B45195">
        <w:rPr>
          <w:b/>
          <w:sz w:val="28"/>
        </w:rPr>
        <w:t>bstract</w:t>
      </w:r>
    </w:p>
    <w:p w14:paraId="23A906AB" w14:textId="77777777" w:rsidR="00EB04D4" w:rsidRPr="005D77AE" w:rsidRDefault="0033130B">
      <w:pPr>
        <w:pStyle w:val="Normal1"/>
        <w:contextualSpacing w:val="0"/>
        <w:rPr>
          <w:rFonts w:ascii="Times" w:hAnsi="Times"/>
          <w:sz w:val="24"/>
        </w:rPr>
      </w:pPr>
      <w:r>
        <w:rPr>
          <w:b/>
          <w:noProof/>
        </w:rPr>
        <w:lastRenderedPageBreak/>
        <mc:AlternateContent>
          <mc:Choice Requires="wps">
            <w:drawing>
              <wp:anchor distT="0" distB="0" distL="114300" distR="114300" simplePos="0" relativeHeight="251653632" behindDoc="0" locked="0" layoutInCell="1" allowOverlap="1" wp14:anchorId="122D0EFC" wp14:editId="63460558">
                <wp:simplePos x="0" y="0"/>
                <wp:positionH relativeFrom="column">
                  <wp:posOffset>0</wp:posOffset>
                </wp:positionH>
                <wp:positionV relativeFrom="paragraph">
                  <wp:posOffset>297180</wp:posOffset>
                </wp:positionV>
                <wp:extent cx="6172200" cy="2245360"/>
                <wp:effectExtent l="0" t="0" r="0" b="0"/>
                <wp:wrapTight wrapText="bothSides">
                  <wp:wrapPolygon edited="0">
                    <wp:start x="0" y="0"/>
                    <wp:lineTo x="21600" y="0"/>
                    <wp:lineTo x="21600" y="21600"/>
                    <wp:lineTo x="0" y="21600"/>
                    <wp:lineTo x="0" y="0"/>
                  </wp:wrapPolygon>
                </wp:wrapTight>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72200" cy="2245360"/>
                        </a:xfrm>
                        <a:prstGeom prst="rect">
                          <a:avLst/>
                        </a:prstGeom>
                        <a:solidFill>
                          <a:srgbClr val="FFFF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id="2">
                        <w:txbxContent>
                          <w:p w14:paraId="3250956E" w14:textId="77777777" w:rsidR="00777653" w:rsidRPr="00D94FB8" w:rsidRDefault="00777653" w:rsidP="00FD22BE">
                            <w:pPr>
                              <w:rPr>
                                <w:b/>
                                <w:sz w:val="28"/>
                              </w:rPr>
                            </w:pPr>
                            <w:r>
                              <w:rPr>
                                <w:b/>
                                <w:sz w:val="28"/>
                              </w:rPr>
                              <w:t xml:space="preserve">Abstract </w:t>
                            </w:r>
                            <w:r w:rsidRPr="00D94FB8">
                              <w:rPr>
                                <w:b/>
                                <w:sz w:val="28"/>
                              </w:rPr>
                              <w:t>Guidance</w:t>
                            </w:r>
                            <w:r>
                              <w:rPr>
                                <w:b/>
                                <w:sz w:val="28"/>
                              </w:rPr>
                              <w:t xml:space="preserve"> – remove this box before submitting!</w:t>
                            </w:r>
                          </w:p>
                          <w:p w14:paraId="588167E3" w14:textId="77777777" w:rsidR="00777653" w:rsidRDefault="00777653" w:rsidP="00FD22BE">
                            <w:pPr>
                              <w:pStyle w:val="ListParagraph"/>
                              <w:numPr>
                                <w:ilvl w:val="0"/>
                                <w:numId w:val="2"/>
                              </w:numPr>
                            </w:pPr>
                            <w:r w:rsidRPr="00FD22BE">
                              <w:t>No more than approx. 500 words (or 3,000 characters).</w:t>
                            </w:r>
                          </w:p>
                          <w:p w14:paraId="777B61E1" w14:textId="77777777" w:rsidR="00777653" w:rsidRDefault="00777653" w:rsidP="00FD22BE">
                            <w:pPr>
                              <w:pStyle w:val="ListParagraph"/>
                              <w:numPr>
                                <w:ilvl w:val="0"/>
                                <w:numId w:val="2"/>
                              </w:numPr>
                            </w:pPr>
                            <w:r>
                              <w:t>S</w:t>
                            </w:r>
                            <w:r w:rsidRPr="00FD22BE">
                              <w:t>elf-contained and concisely describe the reason for the work, methodology, results, and conclusions. Uncommon abbreviations should be spelled out at first use. Do not include footnotes or references</w:t>
                            </w:r>
                            <w:r>
                              <w:t>.</w:t>
                            </w:r>
                          </w:p>
                          <w:p w14:paraId="5366DC97" w14:textId="77777777" w:rsidR="00777653" w:rsidRDefault="00777653" w:rsidP="00FD22BE">
                            <w:pPr>
                              <w:pStyle w:val="ListParagraph"/>
                              <w:numPr>
                                <w:ilvl w:val="0"/>
                                <w:numId w:val="2"/>
                              </w:numPr>
                            </w:pPr>
                            <w:r w:rsidRPr="00FD22BE">
                              <w:t>Headings in structured abstracts should be bold and followed by a period. Each heading should begin a new paragraph. For example:</w:t>
                            </w:r>
                          </w:p>
                          <w:p w14:paraId="2C295D68" w14:textId="77777777" w:rsidR="00777653" w:rsidRPr="00FD22BE" w:rsidRDefault="00777653" w:rsidP="00FD22BE">
                            <w:pPr>
                              <w:ind w:left="360"/>
                              <w:rPr>
                                <w:b/>
                              </w:rPr>
                            </w:pPr>
                            <w:r w:rsidRPr="00FD22BE">
                              <w:rPr>
                                <w:b/>
                              </w:rPr>
                              <w:t>Background.</w:t>
                            </w:r>
                            <w:r>
                              <w:rPr>
                                <w:b/>
                              </w:rPr>
                              <w:t xml:space="preserve"> </w:t>
                            </w:r>
                            <w:r w:rsidRPr="00FD22BE">
                              <w:t>The background section text goes here. Next line for new section.</w:t>
                            </w:r>
                          </w:p>
                          <w:p w14:paraId="49F11C5F" w14:textId="77777777" w:rsidR="00777653" w:rsidRPr="00FD22BE" w:rsidRDefault="00777653" w:rsidP="00FD22BE">
                            <w:pPr>
                              <w:ind w:left="360"/>
                              <w:rPr>
                                <w:b/>
                              </w:rPr>
                            </w:pPr>
                            <w:r w:rsidRPr="00FD22BE">
                              <w:rPr>
                                <w:b/>
                              </w:rPr>
                              <w:t>Methods.</w:t>
                            </w:r>
                            <w:r>
                              <w:rPr>
                                <w:b/>
                              </w:rPr>
                              <w:t xml:space="preserve"> </w:t>
                            </w:r>
                            <w:r w:rsidRPr="00FD22BE">
                              <w:t>Methods section here, then new line.</w:t>
                            </w:r>
                          </w:p>
                          <w:p w14:paraId="41DA4E31" w14:textId="77777777" w:rsidR="00777653" w:rsidRPr="00FD22BE" w:rsidRDefault="00777653" w:rsidP="00FD22BE">
                            <w:pPr>
                              <w:ind w:left="360"/>
                              <w:rPr>
                                <w:b/>
                              </w:rPr>
                            </w:pPr>
                            <w:r w:rsidRPr="00FD22BE">
                              <w:rPr>
                                <w:b/>
                              </w:rPr>
                              <w:t>Results.</w:t>
                            </w:r>
                            <w:r>
                              <w:rPr>
                                <w:b/>
                              </w:rPr>
                              <w:t xml:space="preserve"> </w:t>
                            </w:r>
                            <w:r w:rsidRPr="00FD22BE">
                              <w:t>Results section here, then new line.</w:t>
                            </w:r>
                          </w:p>
                          <w:p w14:paraId="6EF673EE" w14:textId="77777777" w:rsidR="00777653" w:rsidRPr="00FD22BE" w:rsidRDefault="00777653" w:rsidP="00FD22BE">
                            <w:pPr>
                              <w:ind w:left="360"/>
                              <w:rPr>
                                <w:b/>
                              </w:rPr>
                            </w:pPr>
                            <w:r w:rsidRPr="00FD22BE">
                              <w:rPr>
                                <w:b/>
                              </w:rPr>
                              <w:t>Discussion.</w:t>
                            </w:r>
                            <w:r>
                              <w:rPr>
                                <w:b/>
                              </w:rPr>
                              <w:t xml:space="preserve"> </w:t>
                            </w:r>
                            <w:r w:rsidRPr="00FD22BE">
                              <w:t>Discussion section here.</w:t>
                            </w:r>
                          </w:p>
                          <w:p w14:paraId="7FCA7242" w14:textId="77777777" w:rsidR="00777653" w:rsidRDefault="00777653" w:rsidP="00FD22BE"/>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D0EFC" id="Text Box 5" o:spid="_x0000_s1028" type="#_x0000_t202" style="position:absolute;margin-left:0;margin-top:23.4pt;width:486pt;height:176.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" fillcolor="yellow" stroked="f">
                <v:textbox style="mso-next-textbox:#Text Box 6" inset=",7.2pt,,7.2pt">
                  <w:txbxContent>
                    <w:p w14:paraId="3250956E" w14:textId="77777777" w:rsidR="00777653" w:rsidRPr="00D94FB8" w:rsidRDefault="00777653" w:rsidP="00FD22BE">
                      <w:pPr>
                        <w:rPr>
                          <w:b/>
                          <w:sz w:val="28"/>
                        </w:rPr>
                      </w:pPr>
                      <w:r>
                        <w:rPr>
                          <w:b/>
                          <w:sz w:val="28"/>
                        </w:rPr>
                        <w:t xml:space="preserve">Abstract </w:t>
                      </w:r>
                      <w:r w:rsidRPr="00D94FB8">
                        <w:rPr>
                          <w:b/>
                          <w:sz w:val="28"/>
                        </w:rPr>
                        <w:t>Guidance</w:t>
                      </w:r>
                      <w:r>
                        <w:rPr>
                          <w:b/>
                          <w:sz w:val="28"/>
                        </w:rPr>
                        <w:t xml:space="preserve"> – remove this box before submitting!</w:t>
                      </w:r>
                    </w:p>
                    <w:p w14:paraId="588167E3" w14:textId="77777777" w:rsidR="00777653" w:rsidRDefault="00777653" w:rsidP="00FD22BE">
                      <w:pPr>
                        <w:pStyle w:val="ListParagraph"/>
                        <w:numPr>
                          <w:ilvl w:val="0"/>
                          <w:numId w:val="2"/>
                        </w:numPr>
                      </w:pPr>
                      <w:r w:rsidRPr="00FD22BE">
                        <w:t>No more than approx. 500 words (or 3,000 characters).</w:t>
                      </w:r>
                    </w:p>
                    <w:p w14:paraId="777B61E1" w14:textId="77777777" w:rsidR="00777653" w:rsidRDefault="00777653" w:rsidP="00FD22BE">
                      <w:pPr>
                        <w:pStyle w:val="ListParagraph"/>
                        <w:numPr>
                          <w:ilvl w:val="0"/>
                          <w:numId w:val="2"/>
                        </w:numPr>
                      </w:pPr>
                      <w:r>
                        <w:t>S</w:t>
                      </w:r>
                      <w:r w:rsidRPr="00FD22BE">
                        <w:t>elf-contained and concisely describe the reason for the work, methodology, results, and conclusions. Uncommon abbreviations should be spelled out at first use. Do not include footnotes or references</w:t>
                      </w:r>
                      <w:r>
                        <w:t>.</w:t>
                      </w:r>
                    </w:p>
                    <w:p w14:paraId="5366DC97" w14:textId="77777777" w:rsidR="00777653" w:rsidRDefault="00777653" w:rsidP="00FD22BE">
                      <w:pPr>
                        <w:pStyle w:val="ListParagraph"/>
                        <w:numPr>
                          <w:ilvl w:val="0"/>
                          <w:numId w:val="2"/>
                        </w:numPr>
                      </w:pPr>
                      <w:r w:rsidRPr="00FD22BE">
                        <w:t>Headings in structured abstracts should be bold and followed by a period. Each heading should begin a new paragraph. For example:</w:t>
                      </w:r>
                    </w:p>
                    <w:p w14:paraId="2C295D68" w14:textId="77777777" w:rsidR="00777653" w:rsidRPr="00FD22BE" w:rsidRDefault="00777653" w:rsidP="00FD22BE">
                      <w:pPr>
                        <w:ind w:left="360"/>
                        <w:rPr>
                          <w:b/>
                        </w:rPr>
                      </w:pPr>
                      <w:r w:rsidRPr="00FD22BE">
                        <w:rPr>
                          <w:b/>
                        </w:rPr>
                        <w:t>Background.</w:t>
                      </w:r>
                      <w:r>
                        <w:rPr>
                          <w:b/>
                        </w:rPr>
                        <w:t xml:space="preserve"> </w:t>
                      </w:r>
                      <w:r w:rsidRPr="00FD22BE">
                        <w:t>The background section text goes here. Next line for new section.</w:t>
                      </w:r>
                    </w:p>
                    <w:p w14:paraId="49F11C5F" w14:textId="77777777" w:rsidR="00777653" w:rsidRPr="00FD22BE" w:rsidRDefault="00777653" w:rsidP="00FD22BE">
                      <w:pPr>
                        <w:ind w:left="360"/>
                        <w:rPr>
                          <w:b/>
                        </w:rPr>
                      </w:pPr>
                      <w:r w:rsidRPr="00FD22BE">
                        <w:rPr>
                          <w:b/>
                        </w:rPr>
                        <w:t>Methods.</w:t>
                      </w:r>
                      <w:r>
                        <w:rPr>
                          <w:b/>
                        </w:rPr>
                        <w:t xml:space="preserve"> </w:t>
                      </w:r>
                      <w:r w:rsidRPr="00FD22BE">
                        <w:t>Methods section here, then new line.</w:t>
                      </w:r>
                    </w:p>
                    <w:p w14:paraId="41DA4E31" w14:textId="77777777" w:rsidR="00777653" w:rsidRPr="00FD22BE" w:rsidRDefault="00777653" w:rsidP="00FD22BE">
                      <w:pPr>
                        <w:ind w:left="360"/>
                        <w:rPr>
                          <w:b/>
                        </w:rPr>
                      </w:pPr>
                      <w:r w:rsidRPr="00FD22BE">
                        <w:rPr>
                          <w:b/>
                        </w:rPr>
                        <w:t>Results.</w:t>
                      </w:r>
                      <w:r>
                        <w:rPr>
                          <w:b/>
                        </w:rPr>
                        <w:t xml:space="preserve"> </w:t>
                      </w:r>
                      <w:r w:rsidRPr="00FD22BE">
                        <w:t>Results section here, then new line.</w:t>
                      </w:r>
                    </w:p>
                    <w:p w14:paraId="6EF673EE" w14:textId="77777777" w:rsidR="00777653" w:rsidRPr="00FD22BE" w:rsidRDefault="00777653" w:rsidP="00FD22BE">
                      <w:pPr>
                        <w:ind w:left="360"/>
                        <w:rPr>
                          <w:b/>
                        </w:rPr>
                      </w:pPr>
                      <w:r w:rsidRPr="00FD22BE">
                        <w:rPr>
                          <w:b/>
                        </w:rPr>
                        <w:t>Discussion.</w:t>
                      </w:r>
                      <w:r>
                        <w:rPr>
                          <w:b/>
                        </w:rPr>
                        <w:t xml:space="preserve"> </w:t>
                      </w:r>
                      <w:r w:rsidRPr="00FD22BE">
                        <w:t>Discussion section here.</w:t>
                      </w:r>
                    </w:p>
                    <w:p w14:paraId="7FCA7242" w14:textId="77777777" w:rsidR="00777653" w:rsidRDefault="00777653" w:rsidP="00FD22BE"/>
                  </w:txbxContent>
                </v:textbox>
                <w10:wrap type="tight"/>
              </v:shape>
            </w:pict>
          </mc:Fallback>
        </mc:AlternateContent>
      </w:r>
      <w:r w:rsidR="007B6DD5" w:rsidRPr="007B6DD5">
        <w:rPr>
          <w:rFonts w:ascii="Times" w:hAnsi="Times"/>
          <w:sz w:val="24"/>
          <w:highlight w:val="cyan"/>
        </w:rPr>
        <w:t>Add your abstract here.</w:t>
      </w:r>
    </w:p>
    <w:p w14:paraId="2671A1E5" w14:textId="4A0367AA" w:rsidR="002229AB" w:rsidRDefault="0033130B">
      <w:pPr>
        <w:pStyle w:val="Normal1"/>
        <w:contextualSpacing w:val="0"/>
        <w:rPr>
          <w:b/>
          <w:sz w:val="28"/>
        </w:rPr>
      </w:pPr>
      <w:r>
        <w:rPr>
          <w:b/>
          <w:noProof/>
        </w:rPr>
        <mc:AlternateContent>
          <mc:Choice Requires="wps">
            <w:drawing>
              <wp:anchor distT="0" distB="0" distL="114300" distR="114300" simplePos="0" relativeHeight="251654656" behindDoc="0" locked="0" layoutInCell="1" allowOverlap="1" wp14:anchorId="65A497E3" wp14:editId="1047E0F5">
                <wp:simplePos x="0" y="0"/>
                <wp:positionH relativeFrom="column">
                  <wp:posOffset>-114300</wp:posOffset>
                </wp:positionH>
                <wp:positionV relativeFrom="paragraph">
                  <wp:posOffset>2108200</wp:posOffset>
                </wp:positionV>
                <wp:extent cx="114300" cy="228600"/>
                <wp:effectExtent l="0" t="0" r="0" b="0"/>
                <wp:wrapTight wrapText="bothSides">
                  <wp:wrapPolygon edited="0">
                    <wp:start x="0" y="0"/>
                    <wp:lineTo x="21600" y="0"/>
                    <wp:lineTo x="21600" y="21600"/>
                    <wp:lineTo x="0" y="21600"/>
                    <wp:lineTo x="0" y="0"/>
                  </wp:wrapPolygon>
                </wp:wrapTight>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4300" cy="2286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linkedTxbx id="2" seq="1"/>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A497E3" id="Text Box 6" o:spid="_x0000_s1029" type="#_x0000_t202" style="position:absolute;margin-left:-9pt;margin-top:166pt;width:9pt;height:1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" filled="f" stroked="f">
                <v:textbox inset=",7.2pt,,7.2pt">
                  <w:txbxContent/>
                </v:textbox>
                <w10:wrap type="tight"/>
              </v:shape>
            </w:pict>
          </mc:Fallback>
        </mc:AlternateContent>
      </w:r>
      <w:r w:rsidR="00D94FB8" w:rsidRPr="008E3EA1">
        <w:rPr>
          <w:b/>
          <w:sz w:val="28"/>
        </w:rPr>
        <w:t>I</w:t>
      </w:r>
      <w:r w:rsidR="00B45195">
        <w:rPr>
          <w:b/>
          <w:sz w:val="28"/>
        </w:rPr>
        <w:t>ntroduction</w:t>
      </w:r>
      <w:r w:rsidR="0090309A">
        <w:rPr>
          <w:b/>
          <w:sz w:val="28"/>
        </w:rPr>
        <w:t xml:space="preserve"> outline</w:t>
      </w:r>
    </w:p>
    <w:p w14:paraId="10BB8E2D" w14:textId="197B28FF" w:rsidR="00ED4DB7" w:rsidRDefault="0033130B" w:rsidP="00ED4DB7">
      <w:pPr>
        <w:pStyle w:val="Normal1"/>
        <w:numPr>
          <w:ilvl w:val="0"/>
          <w:numId w:val="7"/>
        </w:numPr>
        <w:contextualSpacing w:val="0"/>
        <w:rPr>
          <w:bCs/>
        </w:rPr>
      </w:pPr>
      <w:r>
        <w:rPr>
          <w:bCs/>
        </w:rPr>
        <w:t>Start more general – inferring internal states of animals from behaviour has been important and a challenge.</w:t>
      </w:r>
      <w:r w:rsidR="00ED4DB7">
        <w:rPr>
          <w:bCs/>
        </w:rPr>
        <w:t xml:space="preserve"> Also, here introduce how people measure an</w:t>
      </w:r>
      <w:r w:rsidR="00567D4C">
        <w:rPr>
          <w:bCs/>
        </w:rPr>
        <w:t>xiety (not just the novel tank dive test)</w:t>
      </w:r>
      <w:r w:rsidR="00ED4DB7">
        <w:rPr>
          <w:bCs/>
        </w:rPr>
        <w:t xml:space="preserve"> and how important it is for animal research, which inform human health etc</w:t>
      </w:r>
      <w:r w:rsidR="00567D4C">
        <w:rPr>
          <w:bCs/>
        </w:rPr>
        <w:t>.</w:t>
      </w:r>
    </w:p>
    <w:p w14:paraId="36156620" w14:textId="4E89F064" w:rsidR="0033130B" w:rsidRDefault="005142B8" w:rsidP="005E2538">
      <w:pPr>
        <w:pStyle w:val="Normal1"/>
        <w:numPr>
          <w:ilvl w:val="0"/>
          <w:numId w:val="7"/>
        </w:numPr>
        <w:contextualSpacing w:val="0"/>
        <w:rPr>
          <w:bCs/>
        </w:rPr>
      </w:pPr>
      <w:r w:rsidRPr="00ED4DB7">
        <w:rPr>
          <w:bCs/>
        </w:rPr>
        <w:t>A lot of behaviour assays are there but the issue of repeatably of these assays have been long neglected</w:t>
      </w:r>
      <w:r w:rsidR="00ED4DB7">
        <w:rPr>
          <w:bCs/>
        </w:rPr>
        <w:t xml:space="preserve">. And you </w:t>
      </w:r>
      <w:r w:rsidR="00567D4C">
        <w:rPr>
          <w:bCs/>
        </w:rPr>
        <w:t>introduce</w:t>
      </w:r>
      <w:r w:rsidR="00ED4DB7">
        <w:rPr>
          <w:bCs/>
        </w:rPr>
        <w:t xml:space="preserve"> s</w:t>
      </w:r>
      <w:r w:rsidR="0033130B" w:rsidRPr="00ED4DB7">
        <w:rPr>
          <w:bCs/>
        </w:rPr>
        <w:t xml:space="preserve">omething </w:t>
      </w:r>
      <w:r w:rsidR="00ED4DB7">
        <w:rPr>
          <w:bCs/>
        </w:rPr>
        <w:t xml:space="preserve">about </w:t>
      </w:r>
      <w:r w:rsidR="005E2538">
        <w:rPr>
          <w:bCs/>
        </w:rPr>
        <w:t>repeatability (importance of repeatability in the context of animal behaviour)</w:t>
      </w:r>
    </w:p>
    <w:p w14:paraId="0DF62564" w14:textId="298DAD79" w:rsidR="0033130B" w:rsidRPr="001F42FF" w:rsidRDefault="002003E5" w:rsidP="00D46CEA">
      <w:pPr>
        <w:pStyle w:val="Normal1"/>
        <w:numPr>
          <w:ilvl w:val="0"/>
          <w:numId w:val="7"/>
        </w:numPr>
        <w:contextualSpacing w:val="0"/>
        <w:rPr>
          <w:bCs/>
        </w:rPr>
      </w:pPr>
      <w:r>
        <w:rPr>
          <w:bCs/>
        </w:rPr>
        <w:t>Sex differences ?</w:t>
      </w:r>
    </w:p>
    <w:p w14:paraId="349FE52F" w14:textId="7702B252" w:rsidR="00AE63DE" w:rsidRPr="00AE63DE" w:rsidRDefault="00AE63DE" w:rsidP="00AE63DE">
      <w:pPr>
        <w:pStyle w:val="Normal1"/>
        <w:contextualSpacing w:val="0"/>
        <w:rPr>
          <w:rFonts w:ascii="Times" w:hAnsi="Times"/>
          <w:sz w:val="24"/>
        </w:rPr>
      </w:pPr>
      <w:r w:rsidRPr="00AE63DE">
        <w:rPr>
          <w:rFonts w:ascii="Times" w:hAnsi="Times"/>
          <w:sz w:val="24"/>
        </w:rPr>
        <w:t>- Zebrafish anxiety an important assay in many fields</w:t>
      </w:r>
      <w:r w:rsidR="00AA75A6">
        <w:rPr>
          <w:rFonts w:ascii="Times" w:hAnsi="Times"/>
          <w:sz w:val="24"/>
        </w:rPr>
        <w:t xml:space="preserve"> (behaviour, medicine)</w:t>
      </w:r>
    </w:p>
    <w:p w14:paraId="45BFE9ED" w14:textId="7EB89FFE" w:rsidR="00B10114" w:rsidRDefault="00AE63DE" w:rsidP="00AE63DE">
      <w:pPr>
        <w:pStyle w:val="Normal1"/>
        <w:contextualSpacing w:val="0"/>
        <w:rPr>
          <w:rFonts w:ascii="Times" w:hAnsi="Times"/>
          <w:sz w:val="24"/>
        </w:rPr>
      </w:pPr>
      <w:r w:rsidRPr="00AE63DE">
        <w:rPr>
          <w:rFonts w:ascii="Times" w:hAnsi="Times"/>
          <w:sz w:val="24"/>
        </w:rPr>
        <w:t>- Novel tank test common assay</w:t>
      </w:r>
      <w:r w:rsidR="00B10114">
        <w:rPr>
          <w:rFonts w:ascii="Times" w:hAnsi="Times"/>
          <w:sz w:val="24"/>
        </w:rPr>
        <w:t xml:space="preserve"> used to test zebrafish anxiety (sentence to describe logic behind assay)</w:t>
      </w:r>
    </w:p>
    <w:p w14:paraId="617C9E36" w14:textId="28C1A3E6" w:rsidR="00B10114" w:rsidRDefault="00B10114" w:rsidP="00AE63DE">
      <w:pPr>
        <w:pStyle w:val="Normal1"/>
        <w:contextualSpacing w:val="0"/>
        <w:rPr>
          <w:rFonts w:ascii="Times" w:hAnsi="Times"/>
          <w:sz w:val="24"/>
        </w:rPr>
      </w:pPr>
      <w:r w:rsidRPr="00AE63DE">
        <w:rPr>
          <w:rFonts w:ascii="Times" w:hAnsi="Times"/>
          <w:sz w:val="24"/>
        </w:rPr>
        <w:t xml:space="preserve">- </w:t>
      </w:r>
      <w:r>
        <w:rPr>
          <w:rFonts w:ascii="Times" w:hAnsi="Times"/>
          <w:sz w:val="24"/>
        </w:rPr>
        <w:t>Typically, studies use short tanks, describe briefly why this is inadequate (height, variation)</w:t>
      </w:r>
      <w:r w:rsidR="00525AB7">
        <w:rPr>
          <w:rFonts w:ascii="Times" w:hAnsi="Times"/>
          <w:sz w:val="24"/>
        </w:rPr>
        <w:t>; also mention how we conducted a systematic survey</w:t>
      </w:r>
      <w:r w:rsidR="002C3CBF">
        <w:rPr>
          <w:rFonts w:ascii="Times" w:hAnsi="Times"/>
          <w:sz w:val="24"/>
        </w:rPr>
        <w:t>.</w:t>
      </w:r>
    </w:p>
    <w:p w14:paraId="0C6860E3" w14:textId="2A3733EE" w:rsidR="00ED4DB7" w:rsidRDefault="00ED4DB7" w:rsidP="00AE63DE">
      <w:pPr>
        <w:pStyle w:val="Normal1"/>
        <w:contextualSpacing w:val="0"/>
        <w:rPr>
          <w:rFonts w:ascii="Times" w:hAnsi="Times"/>
          <w:sz w:val="24"/>
        </w:rPr>
      </w:pPr>
    </w:p>
    <w:p w14:paraId="22CFF3D9" w14:textId="57589109" w:rsidR="00ED4DB7" w:rsidRDefault="00ED4DB7" w:rsidP="00AE63DE">
      <w:pPr>
        <w:pStyle w:val="Normal1"/>
        <w:contextualSpacing w:val="0"/>
        <w:rPr>
          <w:rFonts w:ascii="Times" w:hAnsi="Times"/>
          <w:sz w:val="24"/>
        </w:rPr>
      </w:pPr>
      <w:r>
        <w:rPr>
          <w:rFonts w:ascii="Times" w:hAnsi="Times"/>
          <w:sz w:val="24"/>
        </w:rPr>
        <w:t xml:space="preserve">4 – the aim of this work </w:t>
      </w:r>
    </w:p>
    <w:p w14:paraId="40196DC4" w14:textId="2559A747" w:rsidR="00ED4DB7" w:rsidRDefault="00ED4DB7" w:rsidP="00AE63DE">
      <w:pPr>
        <w:pStyle w:val="Normal1"/>
        <w:contextualSpacing w:val="0"/>
        <w:rPr>
          <w:rFonts w:ascii="Times" w:hAnsi="Times"/>
          <w:sz w:val="24"/>
        </w:rPr>
      </w:pPr>
    </w:p>
    <w:p w14:paraId="7B732256" w14:textId="30E3E2EC" w:rsidR="0090309A" w:rsidRPr="00D46CEA" w:rsidRDefault="0090309A" w:rsidP="00AE63DE">
      <w:pPr>
        <w:pStyle w:val="Normal1"/>
        <w:contextualSpacing w:val="0"/>
        <w:rPr>
          <w:b/>
          <w:sz w:val="28"/>
        </w:rPr>
      </w:pPr>
      <w:r w:rsidRPr="00D46CEA">
        <w:rPr>
          <w:b/>
          <w:sz w:val="28"/>
        </w:rPr>
        <w:t>Introduction</w:t>
      </w:r>
      <w:commentRangeStart w:id="15"/>
      <w:commentRangeEnd w:id="15"/>
      <w:r w:rsidR="00350BB8">
        <w:rPr>
          <w:rStyle w:val="CommentReference"/>
        </w:rPr>
        <w:commentReference w:id="15"/>
      </w:r>
    </w:p>
    <w:p w14:paraId="6E77E227" w14:textId="77777777" w:rsidR="0090309A" w:rsidRDefault="0090309A" w:rsidP="00AE63DE">
      <w:pPr>
        <w:pStyle w:val="Normal1"/>
        <w:contextualSpacing w:val="0"/>
        <w:rPr>
          <w:rFonts w:ascii="Times" w:hAnsi="Times"/>
          <w:sz w:val="24"/>
        </w:rPr>
      </w:pPr>
    </w:p>
    <w:p w14:paraId="3637022E" w14:textId="27B97D3B" w:rsidR="002C0BB3" w:rsidRDefault="00AC3312" w:rsidP="00AE63DE">
      <w:pPr>
        <w:pStyle w:val="Normal1"/>
        <w:contextualSpacing w:val="0"/>
        <w:rPr>
          <w:rFonts w:ascii="Times" w:hAnsi="Times"/>
          <w:sz w:val="24"/>
        </w:rPr>
      </w:pPr>
      <w:commentRangeStart w:id="16"/>
      <w:r>
        <w:rPr>
          <w:rFonts w:ascii="Times" w:hAnsi="Times"/>
          <w:sz w:val="24"/>
        </w:rPr>
        <w:t>B</w:t>
      </w:r>
      <w:r w:rsidR="00DD565C">
        <w:rPr>
          <w:rFonts w:ascii="Times" w:hAnsi="Times"/>
          <w:sz w:val="24"/>
        </w:rPr>
        <w:t>ehavioral</w:t>
      </w:r>
      <w:r w:rsidR="00C84D4A">
        <w:rPr>
          <w:rFonts w:ascii="Times" w:hAnsi="Times"/>
          <w:sz w:val="24"/>
        </w:rPr>
        <w:t xml:space="preserve"> assays </w:t>
      </w:r>
      <w:commentRangeEnd w:id="16"/>
      <w:r w:rsidR="00E00C0D">
        <w:rPr>
          <w:rStyle w:val="CommentReference"/>
        </w:rPr>
        <w:commentReference w:id="16"/>
      </w:r>
      <w:r w:rsidR="00C84D4A">
        <w:rPr>
          <w:rFonts w:ascii="Times" w:hAnsi="Times"/>
          <w:sz w:val="24"/>
        </w:rPr>
        <w:t xml:space="preserve">are </w:t>
      </w:r>
      <w:r w:rsidR="00DD565C">
        <w:rPr>
          <w:rFonts w:ascii="Times" w:hAnsi="Times"/>
          <w:sz w:val="24"/>
        </w:rPr>
        <w:t>developed and act as</w:t>
      </w:r>
      <w:r w:rsidR="00C84D4A">
        <w:rPr>
          <w:rFonts w:ascii="Times" w:hAnsi="Times"/>
          <w:sz w:val="24"/>
        </w:rPr>
        <w:t xml:space="preserve"> </w:t>
      </w:r>
      <w:r w:rsidR="00AE1C06">
        <w:rPr>
          <w:rFonts w:ascii="Times" w:hAnsi="Times"/>
          <w:sz w:val="24"/>
        </w:rPr>
        <w:t xml:space="preserve">important </w:t>
      </w:r>
      <w:r w:rsidR="00C84D4A">
        <w:rPr>
          <w:rFonts w:ascii="Times" w:hAnsi="Times"/>
          <w:sz w:val="24"/>
        </w:rPr>
        <w:t>indicators of physiological or psychological state</w:t>
      </w:r>
      <w:r w:rsidR="002C3CBF">
        <w:rPr>
          <w:rFonts w:ascii="Times" w:hAnsi="Times"/>
          <w:sz w:val="24"/>
        </w:rPr>
        <w:t xml:space="preserve"> </w:t>
      </w:r>
      <w:r w:rsidR="00241531">
        <w:rPr>
          <w:rFonts w:ascii="Times" w:hAnsi="Times"/>
          <w:sz w:val="24"/>
        </w:rPr>
        <w:fldChar w:fldCharType="begin" w:fldLock="1"/>
      </w:r>
      <w:r w:rsidR="00DD565C">
        <w:rPr>
          <w:rFonts w:ascii="Times" w:hAnsi="Times"/>
          <w:sz w:val="24"/>
        </w:rPr>
        <w:instrText>ADDIN CSL_CITATION {"citationItems":[{"id":"ITEM-1","itemData":{"DOI":"10.1016/j.jneumeth.2017.05.022","ISSN":"1872678X","abstract":"Background: The behavioural bioassay is fundamental to research in behavioural neuroscience. A described by Tinbergen, behaviour is measured to answer questions about development, mechanisms, adaptation and evolution. New method: Chemical assays, bioassays, and behavioural bioassays have been developed for detecting and quantifying substances such as neurotransmitters, hormones, and toxins and for measuring behaviour. Results: This paper begins with an overview of these methods and then focuses on how behavioural bioassays are developed. Ethograms and qualitative descriptions of behaviour units are discussed. Sampling and recording rules are then considered, along with quantitative descriptions of the behaviours being observed. Conclusions: The paper concludes with examples of behavioural bioassays used for detecting various internal and external stimuli, along with considerations such as the complexity of the stimuli and the problem of measuring “psychological” states such as anxiety, from behaviour. Suggestions are made for improving the validity and reliability of behavioural bioassays in neuroscience.","author":[{"dropping-particle":"","family":"Brown","given":"Richard E.","non-dropping-particle":"","parse-names":false,"suffix":""},{"dropping-particle":"","family":"Bolivar","given":"Sarah","non-dropping-particle":"","parse-names":false,"suffix":""}],"container-title":"Journal of Neuroscience Methods","id":"ITEM-1","issued":{"date-parts":[["2018","4","15"]]},"page":"68-76","publisher":"Elsevier B.V.","title":"The importance of behavioural bioassays in neuroscience","type":"article-journal","volume":"300"},"uris":["http://www.mendeley.com/documents/?uuid=3b875b7b-5410-3b5d-9386-e072b9cbb126"]}],"mendeley":{"formattedCitation":"(Brown and Bolivar 2018)","plainTextFormattedCitation":"(Brown and Bolivar 2018)","previouslyFormattedCitation":"(Brown and Bolivar 2018)"},"properties":{"noteIndex":0},"schema":"https://github.com/citation-style-language/schema/raw/master/csl-citation.json"}</w:instrText>
      </w:r>
      <w:r w:rsidR="00241531">
        <w:rPr>
          <w:rFonts w:ascii="Times" w:hAnsi="Times"/>
          <w:sz w:val="24"/>
        </w:rPr>
        <w:fldChar w:fldCharType="separate"/>
      </w:r>
      <w:r w:rsidR="00241531" w:rsidRPr="00241531">
        <w:rPr>
          <w:rFonts w:ascii="Times" w:hAnsi="Times"/>
          <w:noProof/>
          <w:sz w:val="24"/>
        </w:rPr>
        <w:t>(Brown and Bolivar 2018)</w:t>
      </w:r>
      <w:r w:rsidR="00241531">
        <w:rPr>
          <w:rFonts w:ascii="Times" w:hAnsi="Times"/>
          <w:sz w:val="24"/>
        </w:rPr>
        <w:fldChar w:fldCharType="end"/>
      </w:r>
      <w:r w:rsidR="00C84D4A">
        <w:rPr>
          <w:rFonts w:ascii="Times" w:hAnsi="Times"/>
          <w:sz w:val="24"/>
        </w:rPr>
        <w:t xml:space="preserve">. </w:t>
      </w:r>
      <w:commentRangeStart w:id="17"/>
      <w:r w:rsidR="00172FA8">
        <w:rPr>
          <w:rFonts w:ascii="Times" w:hAnsi="Times"/>
          <w:sz w:val="24"/>
        </w:rPr>
        <w:t xml:space="preserve">One such state is anxiety. </w:t>
      </w:r>
      <w:r w:rsidR="001901A2">
        <w:rPr>
          <w:rFonts w:ascii="Times" w:hAnsi="Times"/>
          <w:sz w:val="24"/>
        </w:rPr>
        <w:t xml:space="preserve">Anxiety is characterized by excessive worry, hyperarousal and debilitating fear </w:t>
      </w:r>
      <w:r w:rsidR="002E6030">
        <w:rPr>
          <w:rFonts w:ascii="Times" w:hAnsi="Times"/>
          <w:sz w:val="24"/>
        </w:rPr>
        <w:t xml:space="preserve">and is worryingly prevalent worldwide in many population subgroups </w:t>
      </w:r>
      <w:r w:rsidR="002E6030">
        <w:rPr>
          <w:rFonts w:ascii="Times" w:hAnsi="Times"/>
          <w:sz w:val="24"/>
        </w:rPr>
        <w:fldChar w:fldCharType="begin" w:fldLock="1"/>
      </w:r>
      <w:r w:rsidR="00D83BDA">
        <w:rPr>
          <w:rFonts w:ascii="Times" w:hAnsi="Times"/>
          <w:sz w:val="24"/>
        </w:rPr>
        <w:instrText>ADDIN CSL_CITATION {"citationItems":[{"id":"ITEM-1","itemData":{"DOI":"10.1002/brb3.497","ISSN":"21623279","abstract":"Background: A fragmented research field exists on the prevalence of anxiety disorders. Here, we present the results of a systematic review of reviews on this topic. We included the highest quality studies to inform practice and policy on this issue. Method: Using PRISMA methodology, extensive electronic and manual citation searches were performed to identify relevant reviews. Screening, data extraction, and quality assessment were undertaken by two reviewers. Inclusion criteria consisted of systematic reviews or meta-analyses on the prevalence of anxiety disorders that fulfilled at least half of the AMSTAR quality criteria. Results: We identified a total of 48 reviews and described the prevalence of anxiety across population subgroups and settings, as reported by these studies. Despite the high heterogeneity of prevalence estimates across primary studies, there was emerging and compelling evidence of substantial prevalence of anxiety disorders generally (3.8–25%), and particularly in women (5.2–8.7%); young adults (2.5–9.1%); people with chronic diseases (1.4–70%); and individuals from Euro/Anglo cultures (3.8–10.4%) versus individuals from Indo/Asian (2.8%), African (4.4%), Central/Eastern European (3.2%), North African/Middle Eastern (4.9%), and Ibero/Latin cultures (6.2%). Conclusions: The prevalence of anxiety disorders is high in population subgroups across the globe. Recent research has expanded its focus to Asian countries, an increasingly greater number of physical and psychiatric conditions, and traumatic events associated with anxiety. Further research on illness trajectories and anxiety levels pre- and post-treatment is needed. Few studies have been conducted in developing and under-developed parts of the world and have little representation in the global literature.","author":[{"dropping-particle":"","family":"Remes","given":"Olivia","non-dropping-particle":"","parse-names":false,"suffix":""},{"dropping-particle":"","family":"Brayne","given":"Carol","non-dropping-particle":"","parse-names":false,"suffix":""},{"dropping-particle":"","family":"Linde","given":"Rianne","non-dropping-particle":"van der","parse-names":false,"suffix":""},{"dropping-particle":"","family":"Lafortune","given":"Louise","non-dropping-particle":"","parse-names":false,"suffix":""}],"container-title":"Brain and Behavior","id":"ITEM-1","issue":"7","issued":{"date-parts":[["2016","7","1"]]},"page":"e00497","publisher":"John Wiley and Sons Ltd","title":"A systematic review of reviews on the prevalence of anxiety disorders in adult populations","type":"article-journal","volume":"6"},"uris":["http://www.mendeley.com/documents/?uuid=a09b11ae-81d9-39cf-810e-417f6e7c0486"]}],"mendeley":{"formattedCitation":"(Remes et al. 2016)","plainTextFormattedCitation":"(Remes et al. 2016)","previouslyFormattedCitation":"(Remes et al. 2016)"},"properties":{"noteIndex":0},"schema":"https://github.com/citation-style-language/schema/raw/master/csl-citation.json"}</w:instrText>
      </w:r>
      <w:r w:rsidR="002E6030">
        <w:rPr>
          <w:rFonts w:ascii="Times" w:hAnsi="Times"/>
          <w:sz w:val="24"/>
        </w:rPr>
        <w:fldChar w:fldCharType="separate"/>
      </w:r>
      <w:r w:rsidR="002E6030" w:rsidRPr="002E6030">
        <w:rPr>
          <w:rFonts w:ascii="Times" w:hAnsi="Times"/>
          <w:noProof/>
          <w:sz w:val="24"/>
        </w:rPr>
        <w:t>(Remes et al. 2016)</w:t>
      </w:r>
      <w:r w:rsidR="002E6030">
        <w:rPr>
          <w:rFonts w:ascii="Times" w:hAnsi="Times"/>
          <w:sz w:val="24"/>
        </w:rPr>
        <w:fldChar w:fldCharType="end"/>
      </w:r>
      <w:commentRangeEnd w:id="17"/>
      <w:r w:rsidR="00E00C0D">
        <w:rPr>
          <w:rStyle w:val="CommentReference"/>
        </w:rPr>
        <w:commentReference w:id="17"/>
      </w:r>
      <w:r w:rsidR="002E6030">
        <w:rPr>
          <w:rFonts w:ascii="Times" w:hAnsi="Times"/>
          <w:sz w:val="24"/>
        </w:rPr>
        <w:t xml:space="preserve">. </w:t>
      </w:r>
      <w:commentRangeStart w:id="18"/>
      <w:r w:rsidR="002E6030">
        <w:rPr>
          <w:rFonts w:ascii="Times" w:hAnsi="Times"/>
          <w:sz w:val="24"/>
        </w:rPr>
        <w:t xml:space="preserve">In addition, anxiety is associated with a range of other health issues </w:t>
      </w:r>
      <w:r w:rsidR="00D83BDA">
        <w:rPr>
          <w:rFonts w:ascii="Times" w:hAnsi="Times"/>
          <w:sz w:val="24"/>
        </w:rPr>
        <w:fldChar w:fldCharType="begin" w:fldLock="1"/>
      </w:r>
      <w:r w:rsidR="00E90FD4">
        <w:rPr>
          <w:rFonts w:ascii="Times" w:hAnsi="Times"/>
          <w:sz w:val="24"/>
        </w:rPr>
        <w:instrText>ADDIN CSL_CITATION {"citationItems":[{"id":"ITEM-1","itemData":{"ISSN":"0160-6689","author":[{"dropping-particle":"","family":"Culpepper","given":"Larry","non-dropping-particle":"","parse-names":false,"suffix":""}],"container-title":"The Journal of clinical psychiatry","id":"ITEM-1","issued":{"date-parts":[["2009"]]},"publisher":"Physicians Postgraduate Press","title":"Generalized anxiety disorder and medical illness.","type":"article-journal"},"uris":["http://www.mendeley.com/documents/?uuid=a227fe59-b366-46c0-97e0-9729127f9258"]}],"mendeley":{"formattedCitation":"(Culpepper 2009)","plainTextFormattedCitation":"(Culpepper 2009)","previouslyFormattedCitation":"(Culpepper 2009)"},"properties":{"noteIndex":0},"schema":"https://github.com/citation-style-language/schema/raw/master/csl-citation.json"}</w:instrText>
      </w:r>
      <w:r w:rsidR="00D83BDA">
        <w:rPr>
          <w:rFonts w:ascii="Times" w:hAnsi="Times"/>
          <w:sz w:val="24"/>
        </w:rPr>
        <w:fldChar w:fldCharType="separate"/>
      </w:r>
      <w:r w:rsidR="00D83BDA" w:rsidRPr="00D83BDA">
        <w:rPr>
          <w:rFonts w:ascii="Times" w:hAnsi="Times"/>
          <w:noProof/>
          <w:sz w:val="24"/>
        </w:rPr>
        <w:t>(Culpepper 2009)</w:t>
      </w:r>
      <w:r w:rsidR="00D83BDA">
        <w:rPr>
          <w:rFonts w:ascii="Times" w:hAnsi="Times"/>
          <w:sz w:val="24"/>
        </w:rPr>
        <w:fldChar w:fldCharType="end"/>
      </w:r>
      <w:r w:rsidR="00D83BDA">
        <w:rPr>
          <w:rFonts w:ascii="Times" w:hAnsi="Times"/>
          <w:sz w:val="24"/>
        </w:rPr>
        <w:t xml:space="preserve"> and </w:t>
      </w:r>
      <w:r w:rsidR="00E90FD4">
        <w:rPr>
          <w:rFonts w:ascii="Times" w:hAnsi="Times"/>
          <w:sz w:val="24"/>
        </w:rPr>
        <w:t xml:space="preserve">places heavy economic burden on affected individuals </w:t>
      </w:r>
      <w:r w:rsidR="00E90FD4">
        <w:rPr>
          <w:rFonts w:ascii="Times" w:hAnsi="Times"/>
          <w:sz w:val="24"/>
        </w:rPr>
        <w:fldChar w:fldCharType="begin" w:fldLock="1"/>
      </w:r>
      <w:r w:rsidR="0024227A">
        <w:rPr>
          <w:rFonts w:ascii="Times" w:hAnsi="Times"/>
          <w:sz w:val="24"/>
        </w:rPr>
        <w:instrText>ADDIN CSL_CITATION {"citationItems":[{"id":"ITEM-1","itemData":{"DOI":"10.1007/s40273-019-00849-7","ISSN":"11792027","abstract":"Background: Anxiety disorders (AD) are common mental disorders, for which several cost-of-illness (COI) studies have been conducted in the past. Objective: The aim of this review was to provide a systematic overview of these studies and an aggregation of their results. Methods: A systematic literature search limited to studies published after 1999 was conducted in PubMed/MEDLINE in November 2018. We included top-down COI studies reporting costs for AD, and bottom-up COI studies reporting costs for AD and a non-diseased control group, and extracted data manually. Results of the top-down COI studies were aggregated by calculating the mean percentage of costs on gross domestic product (GDP) and health expenditure, while the results of the bottom-up studies were analyzed meta-analytically using the ‘ratio of means’ method and inverse-variance pooling. In this review, the logarithm of the relative difference in a continuous outcome between two groups is calculated and aggregated over the studies. The results can be interpreted as the relative change in costs imposed by a specific disease compared with baseline costs. Results: We identified 13 top-down and 11 bottom-up COI studies. All top-down COI studies and four bottom-up COI studies reported costs for AD as a diagnostic group, four for generalized anxiety disorder (GAD), four for social anxiety disorder (SAD), and one for panic disorder. In top-down COI studies, direct costs of AD, on average, corresponded to 2.08% of health care costs and 0.22% of GDP, whereas indirect costs, on average, corresponded to 0.23% of GDP. In bottom-up COI studies, direct costs of patients with AD were increased by factor 2.17 (1.29–3.67; p = 0.004) and indirect costs were increased by factor 1.92 (1.05–3.53; p = 0.04), whereas total costs increased by factor 2.52 (1.73–3.68; p &lt; 0.001). Subgroup analysis revealed an increase in direct costs by 1.60 (1.16–2.22; p = 0.005) for SAD and 2.60 (2.01–3.36; p &lt; 0.001) for GAD. Measures of heterogeneity indicated high heterogeneity when pooling studies for direct costs, indirect costs, and total costs, but low to moderate heterogeneity when pooling studies for SAD or GAD. Conclusions: Using methods that focused on relative rather than absolute costs, we were able to aggregate costs reported in different COI studies for ADs. We found that ADs were associated with a low proportion of health care costs on a population level, but significantly increased health care costs on an individual …","author":[{"dropping-particle":"","family":"Konnopka","given":"Alexander","non-dropping-particle":"","parse-names":false,"suffix":""},{"dropping-particle":"","family":"König","given":"Hannah","non-dropping-particle":"","parse-names":false,"suffix":""}],"container-title":"PharmacoEconomics","id":"ITEM-1","issue":"1","issued":{"date-parts":[["2020","1","1"]]},"page":"25-37","publisher":"Adis","title":"Economic Burden of Anxiety Disorders: A Systematic Review and Meta-Analysis","type":"article","volume":"38"},"uris":["http://www.mendeley.com/documents/?uuid=33330cf9-77e2-386a-b0e6-aced3b0c15f6"]}],"mendeley":{"formattedCitation":"(Konnopka and König 2020)","plainTextFormattedCitation":"(Konnopka and König 2020)","previouslyFormattedCitation":"(Konnopka and König 2020)"},"properties":{"noteIndex":0},"schema":"https://github.com/citation-style-language/schema/raw/master/csl-citation.json"}</w:instrText>
      </w:r>
      <w:r w:rsidR="00E90FD4">
        <w:rPr>
          <w:rFonts w:ascii="Times" w:hAnsi="Times"/>
          <w:sz w:val="24"/>
        </w:rPr>
        <w:fldChar w:fldCharType="separate"/>
      </w:r>
      <w:r w:rsidR="00E90FD4" w:rsidRPr="00E90FD4">
        <w:rPr>
          <w:rFonts w:ascii="Times" w:hAnsi="Times"/>
          <w:noProof/>
          <w:sz w:val="24"/>
        </w:rPr>
        <w:t>(Konnopka and König 2020)</w:t>
      </w:r>
      <w:r w:rsidR="00E90FD4">
        <w:rPr>
          <w:rFonts w:ascii="Times" w:hAnsi="Times"/>
          <w:sz w:val="24"/>
        </w:rPr>
        <w:fldChar w:fldCharType="end"/>
      </w:r>
      <w:r w:rsidR="00E90FD4">
        <w:rPr>
          <w:rFonts w:ascii="Times" w:hAnsi="Times"/>
          <w:sz w:val="24"/>
        </w:rPr>
        <w:t>.</w:t>
      </w:r>
      <w:r w:rsidR="0024227A">
        <w:rPr>
          <w:rFonts w:ascii="Times" w:hAnsi="Times"/>
          <w:sz w:val="24"/>
        </w:rPr>
        <w:t xml:space="preserve"> </w:t>
      </w:r>
      <w:r w:rsidR="00A2132A">
        <w:rPr>
          <w:rFonts w:ascii="Times" w:hAnsi="Times"/>
          <w:sz w:val="24"/>
        </w:rPr>
        <w:t>Consequently</w:t>
      </w:r>
      <w:r w:rsidR="0024227A">
        <w:rPr>
          <w:rFonts w:ascii="Times" w:hAnsi="Times"/>
          <w:sz w:val="24"/>
        </w:rPr>
        <w:t xml:space="preserve">, the </w:t>
      </w:r>
      <w:r w:rsidR="00890CB4">
        <w:rPr>
          <w:rFonts w:ascii="Times" w:hAnsi="Times"/>
          <w:sz w:val="24"/>
        </w:rPr>
        <w:t>importance</w:t>
      </w:r>
      <w:r w:rsidR="0024227A">
        <w:rPr>
          <w:rFonts w:ascii="Times" w:hAnsi="Times"/>
          <w:sz w:val="24"/>
        </w:rPr>
        <w:t xml:space="preserve"> of anxiety research using animal models has increased greatly </w:t>
      </w:r>
      <w:r w:rsidR="00585E13">
        <w:rPr>
          <w:rFonts w:ascii="Times" w:hAnsi="Times"/>
          <w:sz w:val="24"/>
        </w:rPr>
        <w:t xml:space="preserve">over the last several decades </w:t>
      </w:r>
      <w:r w:rsidR="0024227A">
        <w:rPr>
          <w:rFonts w:ascii="Times" w:hAnsi="Times"/>
          <w:sz w:val="24"/>
        </w:rPr>
        <w:fldChar w:fldCharType="begin" w:fldLock="1"/>
      </w:r>
      <w:r w:rsidR="00203701">
        <w:rPr>
          <w:rFonts w:ascii="Times" w:hAnsi="Times"/>
          <w:sz w:val="24"/>
        </w:rPr>
        <w:instrText>ADDIN CSL_CITATION {"citationItems":[{"id":"ITEM-1","itemData":{"DOI":"10.1016/j.bbr.2017.10.016","ISSN":"18727549","PMID":"29050798","abstract":"Measurement of anxiety is desirable for the benefit of drug development and understanding the brain function and mental well-being. Animal models offer the advantages of detailed neurobiological analysis, experimental manipulation of specific components in the brain circuits that underlie psychopathology, and the possibility of screening novel drugs with clinical potential. A large variety of animal models of anxiety and screening tests of anxiolytics is currently in use. While their value in advancing the knowledge and predicting therapeutic success of drugs is unquestionable, the expectations have grown much higher, and the frustration over absence of novel successful drug concepts is rising. It is argued that the multitude of factors that can interfere with animal behaviour in anxiety tests, and the complexity of neurobiology of the various anxiety disorders, present high demands on validation of each anxiety test within each specific laboratory condition. Anxiety models should be explicitly related to a theoretical paradigm on underlying neurobiology, because there is a diversity in concepts, and validation of the model and the selection of behavioural readouts is critically dependent on the neurobiological model. Environmental conditions during the model production and anxiety testing need more attention, including the less considered factors such as ultrasounds. More attention is required to the differences in anxiety neurobiology between males and females, and inter-individual differences in coping strategies.","author":[{"dropping-particle":"","family":"Harro","given":"Jaanus","non-dropping-particle":"","parse-names":false,"suffix":""}],"container-title":"Behavioural Brain Research","id":"ITEM-1","issued":{"date-parts":[["2018","10","15"]]},"page":"81-93","publisher":"Elsevier B.V.","title":"Animals, anxiety, and anxiety disorders: How to measure anxiety in rodents and why","type":"article","volume":"352"},"uris":["http://www.mendeley.com/documents/?uuid=622139a5-4fea-342a-91cf-c99857ec9f17"]}],"mendeley":{"formattedCitation":"(Harro 2018)","plainTextFormattedCitation":"(Harro 2018)","previouslyFormattedCitation":"(Harro 2018)"},"properties":{"noteIndex":0},"schema":"https://github.com/citation-style-language/schema/raw/master/csl-citation.json"}</w:instrText>
      </w:r>
      <w:r w:rsidR="0024227A">
        <w:rPr>
          <w:rFonts w:ascii="Times" w:hAnsi="Times"/>
          <w:sz w:val="24"/>
        </w:rPr>
        <w:fldChar w:fldCharType="separate"/>
      </w:r>
      <w:r w:rsidR="0024227A" w:rsidRPr="0024227A">
        <w:rPr>
          <w:rFonts w:ascii="Times" w:hAnsi="Times"/>
          <w:noProof/>
          <w:sz w:val="24"/>
        </w:rPr>
        <w:t>(Harro 2018)</w:t>
      </w:r>
      <w:r w:rsidR="0024227A">
        <w:rPr>
          <w:rFonts w:ascii="Times" w:hAnsi="Times"/>
          <w:sz w:val="24"/>
        </w:rPr>
        <w:fldChar w:fldCharType="end"/>
      </w:r>
      <w:commentRangeEnd w:id="18"/>
      <w:r w:rsidR="00D36F22">
        <w:rPr>
          <w:rStyle w:val="CommentReference"/>
        </w:rPr>
        <w:commentReference w:id="18"/>
      </w:r>
      <w:r w:rsidR="0024227A">
        <w:rPr>
          <w:rFonts w:ascii="Times" w:hAnsi="Times"/>
          <w:sz w:val="24"/>
        </w:rPr>
        <w:t xml:space="preserve">. </w:t>
      </w:r>
    </w:p>
    <w:p w14:paraId="0BEDAB34" w14:textId="70EF3697" w:rsidR="00DD782D" w:rsidRDefault="00DD782D" w:rsidP="00AE63DE">
      <w:pPr>
        <w:pStyle w:val="Normal1"/>
        <w:contextualSpacing w:val="0"/>
        <w:rPr>
          <w:rFonts w:ascii="Times" w:hAnsi="Times"/>
          <w:sz w:val="24"/>
        </w:rPr>
      </w:pPr>
    </w:p>
    <w:p w14:paraId="240E21B0" w14:textId="227C7B03" w:rsidR="003134F2" w:rsidRDefault="003134F2" w:rsidP="00AE63DE">
      <w:pPr>
        <w:pStyle w:val="Normal1"/>
        <w:contextualSpacing w:val="0"/>
        <w:rPr>
          <w:rFonts w:ascii="Times" w:hAnsi="Times"/>
          <w:sz w:val="24"/>
        </w:rPr>
      </w:pPr>
      <w:r>
        <w:rPr>
          <w:rFonts w:ascii="Times" w:hAnsi="Times"/>
          <w:sz w:val="24"/>
        </w:rPr>
        <w:lastRenderedPageBreak/>
        <w:t xml:space="preserve">Zebrafish have emerged as a popular </w:t>
      </w:r>
      <w:r w:rsidR="00CE3ECD">
        <w:rPr>
          <w:rFonts w:ascii="Times" w:hAnsi="Times"/>
          <w:sz w:val="24"/>
        </w:rPr>
        <w:t>animal model</w:t>
      </w:r>
      <w:r>
        <w:rPr>
          <w:rFonts w:ascii="Times" w:hAnsi="Times"/>
          <w:sz w:val="24"/>
        </w:rPr>
        <w:t xml:space="preserve"> to measure anxiety. </w:t>
      </w:r>
      <w:r w:rsidR="005F50AF">
        <w:rPr>
          <w:rFonts w:ascii="Times" w:hAnsi="Times"/>
          <w:sz w:val="24"/>
        </w:rPr>
        <w:t xml:space="preserve">They possess a complex </w:t>
      </w:r>
      <w:commentRangeStart w:id="19"/>
      <w:commentRangeStart w:id="20"/>
      <w:r w:rsidR="005F50AF">
        <w:rPr>
          <w:rFonts w:ascii="Times" w:hAnsi="Times"/>
          <w:sz w:val="24"/>
        </w:rPr>
        <w:t xml:space="preserve">behavioral repertoire </w:t>
      </w:r>
      <w:r w:rsidR="00203701">
        <w:rPr>
          <w:rFonts w:ascii="Times" w:hAnsi="Times"/>
          <w:sz w:val="24"/>
        </w:rPr>
        <w:fldChar w:fldCharType="begin" w:fldLock="1"/>
      </w:r>
      <w:r w:rsidR="000B7B44">
        <w:rPr>
          <w:rFonts w:ascii="Times" w:hAnsi="Times"/>
          <w:sz w:val="24"/>
        </w:rPr>
        <w:instrText>ADDIN CSL_CITATION {"citationItems":[{"id":"ITEM-1","itemData":{"DOI":"10.1371/journal.pone.0017597","abstract":"The use of adult zebrafish (Danio rerio) in neurobehavioral research is rapidly expanding. The present large-scale study applied the newest video-tracking and data-mining technologies to further examine zebrafish anxiety-like phenotypes. Here, we generated temporal and spatial three-dimensional (3D) reconstructions of zebrafish locomotion, globally assessed behavioral profiles evoked by several anxiogenic and anxiolytic manipulations, mapped individual endpoints to 3D reconstructions, and performed cluster analysis to reconfirm behavioral correlates of high- and low-anxiety states. The application of 3D swim path reconstructions consolidates behavioral data (while increasing data density) and provides a novel way to examine and represent zebrafish behavior. It also enables rapid optimization of video tracking settings to improve quantification of automated parameters, and suggests that spatiotemporal organization of zebrafish swimming activity can be affected by various experimental manipulations in a manner predicted by their anxiolytic or anxiogenic nature. Our approach markedly enhances the power of zebrafish behavioral analyses, providing innovative framework for high-throughput 3D phenotyping of adult zebrafish behavior. © 2011 Cachat et al.","author":[{"dropping-particle":"","family":"Cachat","given":"J","non-dropping-particle":"","parse-names":false,"suffix":""},{"dropping-particle":"","family":"Stewart","given":"A","non-dropping-particle":"","parse-names":false,"suffix":""},{"dropping-particle":"","family":"Utterback","given":"E","non-dropping-particle":"","parse-names":false,"suffix":""},{"dropping-particle":"","family":"Hart","given":"P","non-dropping-particle":"","parse-names":false,"suffix":""},{"dropping-particle":"","family":"Gaikwad","given":"S","non-dropping-particle":"","parse-names":false,"suffix":""},{"dropping-particle":"","family":"Wong","given":"K","non-dropping-particle":"","parse-names":false,"suffix":""},{"dropping-particle":"","family":"Kyzar","given":"E","non-dropping-particle":"","parse-names":false,"suffix":""},{"dropping-particle":"","family":"Wu","given":"N","non-dropping-particle":"","parse-names":false,"suffix":""},{"dropping-particle":"V","family":"Kalueff","given":"A","non-dropping-particle":"","parse-names":false,"suffix":""}],"container-title":"PLoS ONE","id":"ITEM-1","issue":"3","issued":{"date-parts":[["2011"]]},"note":"Cited By :163\n\nExport Date: 29 May 2020","publisher-place":"Department of Pharmacology and Neuroscience Program, Tulane Neurophenotyping Platform and Zebrafish Neuroscience Research Consortium, Tulane University Medical School, New Orleans, LA, United States","title":"Three-dimensional neurophenotyping of adult zebrafish behavior","type":"article-journal","volume":"6"},"uris":["http://www.mendeley.com/documents/?uuid=8db33635-2bfd-48f6-bb10-6bfef2c6259f"]}],"mendeley":{"formattedCitation":"(Cachat et al. 2011)","plainTextFormattedCitation":"(Cachat et al. 2011)","previouslyFormattedCitation":"(Cachat et al. 2011)"},"properties":{"noteIndex":0},"schema":"https://github.com/citation-style-language/schema/raw/master/csl-citation.json"}</w:instrText>
      </w:r>
      <w:r w:rsidR="00203701">
        <w:rPr>
          <w:rFonts w:ascii="Times" w:hAnsi="Times"/>
          <w:sz w:val="24"/>
        </w:rPr>
        <w:fldChar w:fldCharType="separate"/>
      </w:r>
      <w:r w:rsidR="00203701" w:rsidRPr="00203701">
        <w:rPr>
          <w:rFonts w:ascii="Times" w:hAnsi="Times"/>
          <w:noProof/>
          <w:sz w:val="24"/>
        </w:rPr>
        <w:t>(Cachat et al. 2011)</w:t>
      </w:r>
      <w:r w:rsidR="00203701">
        <w:rPr>
          <w:rFonts w:ascii="Times" w:hAnsi="Times"/>
          <w:sz w:val="24"/>
        </w:rPr>
        <w:fldChar w:fldCharType="end"/>
      </w:r>
      <w:r w:rsidR="00203701">
        <w:rPr>
          <w:rFonts w:ascii="Times" w:hAnsi="Times"/>
          <w:sz w:val="24"/>
        </w:rPr>
        <w:t xml:space="preserve"> and display </w:t>
      </w:r>
      <w:del w:id="21" w:author="Shinichi Nakagawa" w:date="2020-07-28T06:11:00Z">
        <w:r w:rsidR="00CE3ECD" w:rsidDel="00D36F22">
          <w:rPr>
            <w:rFonts w:ascii="Times" w:hAnsi="Times"/>
            <w:sz w:val="24"/>
          </w:rPr>
          <w:delText xml:space="preserve">robust </w:delText>
        </w:r>
      </w:del>
      <w:r w:rsidR="00CE3ECD">
        <w:rPr>
          <w:rFonts w:ascii="Times" w:hAnsi="Times"/>
          <w:sz w:val="24"/>
        </w:rPr>
        <w:t xml:space="preserve">behavioral phenotypes which can be quantified to measure an anxiety state </w:t>
      </w:r>
      <w:commentRangeEnd w:id="19"/>
      <w:r w:rsidR="00890CB4">
        <w:rPr>
          <w:rStyle w:val="CommentReference"/>
        </w:rPr>
        <w:commentReference w:id="19"/>
      </w:r>
      <w:commentRangeEnd w:id="20"/>
      <w:r w:rsidR="00D46CEA">
        <w:rPr>
          <w:rStyle w:val="CommentReference"/>
        </w:rPr>
        <w:commentReference w:id="20"/>
      </w:r>
      <w:r w:rsidR="00CE3ECD">
        <w:rPr>
          <w:rFonts w:ascii="Times" w:hAnsi="Times"/>
          <w:sz w:val="24"/>
        </w:rPr>
        <w:fldChar w:fldCharType="begin" w:fldLock="1"/>
      </w:r>
      <w:r w:rsidR="000B7B44">
        <w:rPr>
          <w:rFonts w:ascii="Times" w:hAnsi="Times"/>
          <w:sz w:val="24"/>
        </w:rPr>
        <w:instrText>ADDIN CSL_CITATION {"citationItems":[{"id":"ITEM-1","itemData":{"DOI":"10.1016/j.neuropharm.2011.07.037","ISSN":"0028-3908","abstract":"Zebrafish (Danio rerio) are rapidly emerging as a useful animal model in neurobehavioral research. Mounting evidence shows the suitability of zebrafish to model various aspects of anxiety-related states. Here, we evaluate established and novel approaches to uncover the molecular substrates, genetic pathways and neural circuits of anxiety using adult zebrafish. Experimental approaches to modeling anxiety in zebrafish include novelty-based paradigms, pharmacological and genetic manipulations, as well as innovative video-tracking, 3D-reconstructions and bioinformatics-based searchable databases and omics-based tools. Complementing traditional rodent models of anxiety, we provide a conceptual framework for the wider application of zebrafish and other aquatic models in anxiety research. ","author":[{"dropping-particle":"","family":"Stewart","given":"Adam","non-dropping-particle":"","parse-names":false,"suffix":""},{"dropping-particle":"","family":"Gaikwad","given":"Siddharth","non-dropping-particle":"","parse-names":false,"suffix":""},{"dropping-particle":"","family":"Kyzar","given":"Evan","non-dropping-particle":"","parse-names":false,"suffix":""},{"dropping-particle":"","family":"Green","given":"Jeremy","non-dropping-particle":"","parse-names":false,"suffix":""},{"dropping-particle":"","family":"Roth","given":"Andrew","non-dropping-particle":"","parse-names":false,"suffix":""},{"dropping-particle":"V","family":"Kalueff","given":"Allan","non-dropping-particle":"","parse-names":false,"suffix":""}],"container-title":"Neuropharmacology","id":"ITEM-1","issue":"1","issued":{"date-parts":[["2012","1","9"]]},"page":"135-143","title":"Modeling anxiety using adult zebrafish: A conceptual review","type":"article-journal","volume":"62"},"uris":["http://www.mendeley.com/documents/?uuid=80527258-d431-4e28-a2b5-0a9a3e4cb7dd"]}],"mendeley":{"formattedCitation":"(Stewart et al. 2012)","plainTextFormattedCitation":"(Stewart et al. 2012)","previouslyFormattedCitation":"(Stewart et al. 2012)"},"properties":{"noteIndex":0},"schema":"https://github.com/citation-style-language/schema/raw/master/csl-citation.json"}</w:instrText>
      </w:r>
      <w:r w:rsidR="00CE3ECD">
        <w:rPr>
          <w:rFonts w:ascii="Times" w:hAnsi="Times"/>
          <w:sz w:val="24"/>
        </w:rPr>
        <w:fldChar w:fldCharType="separate"/>
      </w:r>
      <w:r w:rsidR="00CE3ECD" w:rsidRPr="00CE3ECD">
        <w:rPr>
          <w:rFonts w:ascii="Times" w:hAnsi="Times"/>
          <w:noProof/>
          <w:sz w:val="24"/>
        </w:rPr>
        <w:t>(Stewart et al. 2012)</w:t>
      </w:r>
      <w:r w:rsidR="00CE3ECD">
        <w:rPr>
          <w:rFonts w:ascii="Times" w:hAnsi="Times"/>
          <w:sz w:val="24"/>
        </w:rPr>
        <w:fldChar w:fldCharType="end"/>
      </w:r>
      <w:r w:rsidR="00CE3ECD">
        <w:rPr>
          <w:rFonts w:ascii="Times" w:hAnsi="Times"/>
          <w:sz w:val="24"/>
        </w:rPr>
        <w:t xml:space="preserve">. </w:t>
      </w:r>
      <w:r w:rsidR="008A0B49">
        <w:rPr>
          <w:rFonts w:ascii="Times" w:hAnsi="Times"/>
          <w:sz w:val="24"/>
        </w:rPr>
        <w:t>In addition</w:t>
      </w:r>
      <w:r w:rsidR="00CE3ECD">
        <w:rPr>
          <w:rFonts w:ascii="Times" w:hAnsi="Times"/>
          <w:sz w:val="24"/>
        </w:rPr>
        <w:t>, they</w:t>
      </w:r>
      <w:r w:rsidR="00CE3ECD" w:rsidRPr="00CE3ECD">
        <w:rPr>
          <w:rFonts w:ascii="Times" w:hAnsi="Times"/>
          <w:sz w:val="24"/>
          <w:lang w:val="en-AU"/>
        </w:rPr>
        <w:t xml:space="preserve"> are </w:t>
      </w:r>
      <w:del w:id="22" w:author="Shinichi Nakagawa" w:date="2020-07-28T06:11:00Z">
        <w:r w:rsidR="00CE3ECD" w:rsidRPr="00CE3ECD" w:rsidDel="00350BB8">
          <w:rPr>
            <w:rFonts w:ascii="Times" w:hAnsi="Times"/>
            <w:sz w:val="24"/>
            <w:lang w:val="en-AU"/>
          </w:rPr>
          <w:delText xml:space="preserve">cheap </w:delText>
        </w:r>
      </w:del>
      <w:ins w:id="23" w:author="Shinichi Nakagawa" w:date="2020-07-28T06:11:00Z">
        <w:r w:rsidR="00350BB8">
          <w:rPr>
            <w:rFonts w:ascii="Times" w:hAnsi="Times"/>
            <w:sz w:val="24"/>
            <w:lang w:val="en-AU"/>
          </w:rPr>
          <w:t>inexpensive</w:t>
        </w:r>
        <w:r w:rsidR="00350BB8" w:rsidRPr="00CE3ECD">
          <w:rPr>
            <w:rFonts w:ascii="Times" w:hAnsi="Times"/>
            <w:sz w:val="24"/>
            <w:lang w:val="en-AU"/>
          </w:rPr>
          <w:t xml:space="preserve"> </w:t>
        </w:r>
      </w:ins>
      <w:r w:rsidR="00CE3ECD" w:rsidRPr="00CE3ECD">
        <w:rPr>
          <w:rFonts w:ascii="Times" w:hAnsi="Times"/>
          <w:sz w:val="24"/>
          <w:lang w:val="en-AU"/>
        </w:rPr>
        <w:t xml:space="preserve">to </w:t>
      </w:r>
      <w:del w:id="24" w:author="Shinichi Nakagawa" w:date="2020-07-28T06:11:00Z">
        <w:r w:rsidR="00CE3ECD" w:rsidRPr="00CE3ECD" w:rsidDel="00350BB8">
          <w:rPr>
            <w:rFonts w:ascii="Times" w:hAnsi="Times"/>
            <w:sz w:val="24"/>
            <w:lang w:val="en-AU"/>
          </w:rPr>
          <w:delText xml:space="preserve">acquire </w:delText>
        </w:r>
      </w:del>
      <w:ins w:id="25" w:author="Shinichi Nakagawa" w:date="2020-07-28T06:11:00Z">
        <w:r w:rsidR="00350BB8">
          <w:rPr>
            <w:rFonts w:ascii="Times" w:hAnsi="Times"/>
            <w:sz w:val="24"/>
            <w:lang w:val="en-AU"/>
          </w:rPr>
          <w:t>maintain</w:t>
        </w:r>
        <w:r w:rsidR="00350BB8" w:rsidRPr="00CE3ECD">
          <w:rPr>
            <w:rFonts w:ascii="Times" w:hAnsi="Times"/>
            <w:sz w:val="24"/>
            <w:lang w:val="en-AU"/>
          </w:rPr>
          <w:t xml:space="preserve"> </w:t>
        </w:r>
      </w:ins>
      <w:r w:rsidR="00CE3ECD" w:rsidRPr="00CE3ECD">
        <w:rPr>
          <w:rFonts w:ascii="Times" w:hAnsi="Times"/>
          <w:sz w:val="24"/>
          <w:lang w:val="en-AU"/>
        </w:rPr>
        <w:t xml:space="preserve">and they reproduce readily, allowing for high-throughput screening and heavy experimental manipulation </w:t>
      </w:r>
      <w:r w:rsidR="00CE3ECD" w:rsidRPr="00CE3ECD">
        <w:rPr>
          <w:rFonts w:ascii="Times" w:hAnsi="Times"/>
          <w:sz w:val="24"/>
          <w:lang w:val="en-AU"/>
        </w:rPr>
        <w:fldChar w:fldCharType="begin" w:fldLock="1"/>
      </w:r>
      <w:r w:rsidR="00C33167">
        <w:rPr>
          <w:rFonts w:ascii="Times" w:hAnsi="Times"/>
          <w:sz w:val="24"/>
          <w:lang w:val="en-AU"/>
        </w:rPr>
        <w:instrText>ADDIN CSL_CITATION {"citationItems":[{"id":"ITEM-1","itemData":{"DOI":"https://doi.org/10.1016/j.bbr.2013.08.012","ISSN":"0166-4328","author":[{"dropping-particle":"","family":"Nguyen","given":"Michael","non-dropping-particle":"","parse-names":false,"suffix":""},{"dropping-particle":"","family":"Yang","given":"Ester","non-dropping-particle":"","parse-names":false,"suffix":""},{"dropping-particle":"","family":"Neelkantan","given":"Nikhil","non-dropping-particle":"","parse-names":false,"suffix":""},{"dropping-particle":"","family":"Mikhaylova","given":"Alina","non-dropping-particle":"","parse-names":false,"suffix":""},{"dropping-particle":"","family":"Arnold","given":"Raymond","non-dropping-particle":"","parse-names":false,"suffix":""},{"dropping-particle":"","family":"Poudel","given":"Manoj K","non-dropping-particle":"","parse-names":false,"suffix":""},{"dropping-particle":"","family":"Stewart","given":"Adam Michael","non-dropping-particle":"","parse-names":false,"suffix":""},{"dropping-particle":"V","family":"Kalueff","given":"Allan","non-dropping-particle":"","parse-names":false,"suffix":""}],"container-title":"Behavioural Brain Research","id":"ITEM-1","issued":{"date-parts":[["2013"]]},"page":"172-187","title":"Developing ‘integrative’ zebrafish models of behavioral and metabolic disorders","type":"article-journal","volume":"256"},"uris":["http://www.mendeley.com/documents/?uuid=ee01b044-b1cd-4799-82ee-c6ecc81f6d92"]}],"mendeley":{"formattedCitation":"(Nguyen et al. 2013)","plainTextFormattedCitation":"(Nguyen et al. 2013)","previouslyFormattedCitation":"(Nguyen et al. 2013)"},"properties":{"noteIndex":0},"schema":"https://github.com/citation-style-language/schema/raw/master/csl-citation.json"}</w:instrText>
      </w:r>
      <w:r w:rsidR="00CE3ECD" w:rsidRPr="00CE3ECD">
        <w:rPr>
          <w:rFonts w:ascii="Times" w:hAnsi="Times"/>
          <w:sz w:val="24"/>
          <w:lang w:val="en-AU"/>
        </w:rPr>
        <w:fldChar w:fldCharType="separate"/>
      </w:r>
      <w:r w:rsidR="000B7B44" w:rsidRPr="000B7B44">
        <w:rPr>
          <w:rFonts w:ascii="Times" w:hAnsi="Times"/>
          <w:noProof/>
          <w:sz w:val="24"/>
          <w:lang w:val="en-AU"/>
        </w:rPr>
        <w:t>(Nguyen et al. 2013)</w:t>
      </w:r>
      <w:r w:rsidR="00CE3ECD" w:rsidRPr="00CE3ECD">
        <w:rPr>
          <w:rFonts w:ascii="Times" w:hAnsi="Times"/>
          <w:sz w:val="24"/>
        </w:rPr>
        <w:fldChar w:fldCharType="end"/>
      </w:r>
      <w:r w:rsidR="00CE3ECD" w:rsidRPr="00CE3ECD">
        <w:rPr>
          <w:rFonts w:ascii="Times" w:hAnsi="Times"/>
          <w:sz w:val="24"/>
          <w:lang w:val="en-AU"/>
        </w:rPr>
        <w:t xml:space="preserve">. </w:t>
      </w:r>
      <w:r w:rsidR="00CE3ECD">
        <w:rPr>
          <w:rFonts w:ascii="Times" w:hAnsi="Times"/>
          <w:sz w:val="24"/>
        </w:rPr>
        <w:t xml:space="preserve"> </w:t>
      </w:r>
    </w:p>
    <w:p w14:paraId="58DA0E3D" w14:textId="605B00ED" w:rsidR="00D873C3" w:rsidRDefault="00D873C3" w:rsidP="00AE63DE">
      <w:pPr>
        <w:pStyle w:val="Normal1"/>
        <w:contextualSpacing w:val="0"/>
        <w:rPr>
          <w:rFonts w:ascii="Times" w:hAnsi="Times"/>
          <w:sz w:val="24"/>
        </w:rPr>
      </w:pPr>
    </w:p>
    <w:p w14:paraId="56DB82AD" w14:textId="76D71E44" w:rsidR="00D873C3" w:rsidRPr="008730BD" w:rsidRDefault="00D873C3" w:rsidP="00D873C3">
      <w:pPr>
        <w:pStyle w:val="Normal1"/>
        <w:rPr>
          <w:rFonts w:ascii="Times" w:hAnsi="Times"/>
          <w:sz w:val="24"/>
          <w:lang w:val="en-GB"/>
        </w:rPr>
      </w:pPr>
      <w:r w:rsidRPr="008730BD">
        <w:rPr>
          <w:rFonts w:ascii="Times" w:hAnsi="Times"/>
          <w:sz w:val="24"/>
          <w:lang w:val="en-GB"/>
        </w:rPr>
        <w:t xml:space="preserve">A common method used to measure Zebrafish anxiety is the novel tank diving test. </w:t>
      </w:r>
      <w:r w:rsidR="009F7B54" w:rsidRPr="008730BD">
        <w:rPr>
          <w:rFonts w:ascii="Times" w:hAnsi="Times"/>
          <w:sz w:val="24"/>
          <w:lang w:val="en-GB"/>
        </w:rPr>
        <w:t>This method exploits the Zebrafish’s natural tendency to seek shelter in unfamiliar environments by diving, freezing, and reducing exploration.</w:t>
      </w:r>
      <w:r w:rsidR="00A30A09">
        <w:rPr>
          <w:rFonts w:ascii="Times" w:hAnsi="Times"/>
          <w:sz w:val="24"/>
          <w:lang w:val="en-GB"/>
        </w:rPr>
        <w:t xml:space="preserve"> </w:t>
      </w:r>
      <w:commentRangeStart w:id="26"/>
      <w:r w:rsidR="009F7B54">
        <w:rPr>
          <w:rFonts w:ascii="Times" w:hAnsi="Times"/>
          <w:sz w:val="24"/>
          <w:lang w:val="en-GB"/>
        </w:rPr>
        <w:t>R</w:t>
      </w:r>
      <w:r w:rsidRPr="008730BD">
        <w:rPr>
          <w:rFonts w:ascii="Times" w:hAnsi="Times"/>
          <w:sz w:val="24"/>
          <w:lang w:val="en-GB"/>
        </w:rPr>
        <w:t xml:space="preserve">esearchers assess anxiety by collecting data on behavioural parameters such as time spent at the bottom, latency to enter the upper half of the tank, total distance travelled, and freezing </w:t>
      </w:r>
      <w:r>
        <w:rPr>
          <w:rFonts w:ascii="Times" w:hAnsi="Times"/>
          <w:sz w:val="24"/>
          <w:lang w:val="en-GB"/>
        </w:rPr>
        <w:fldChar w:fldCharType="begin" w:fldLock="1"/>
      </w:r>
      <w:r>
        <w:rPr>
          <w:rFonts w:ascii="Times" w:hAnsi="Times"/>
          <w:sz w:val="24"/>
          <w:lang w:val="en-GB"/>
        </w:rPr>
        <w:instrText>ADDIN CSL_CITATION {"citationItems":[{"id":"ITEM-1","itemData":{"DOI":"https://doi.org/10.1016/j.bbr.2009.06.022","ISSN":"0166-4328","PMID":"19540270","abstract":"The zebrafish (Danio rerio) is emerging as a promising model organism for experimental studies of stress and anxiety. Here we further validate zebrafish models of stress by analyzing how environmental and pharmacological manipulations affect their behavioral and physiological phenotypes. Experimental manipulations included exposure to alarm pheromone, chronic exposure to fluoxetine, acute exposure to caffeine, as well as acute and chronic exposure to ethanol. Acute (but not chronic) alarm pheromone and acute caffeine produced robust anxiogenic effects, including reduced exploration, increased erratic movements and freezing behavior in zebrafish tested in the novel tank diving test. In contrast, ethanol and fluoxetine had robust anxiolytic effects, including increased exploration and reduced erratic movements. The behavior of several zebrafish strains was also quantified to ascertain differences in their behavioral profiles, revealing high-anxiety (leopard, albino) and low-anxiety (wild type) strains. We also used LocoScan (CleverSys Inc.) video-tracking tool to quantify anxiety-related behaviors in zebrafish, and dissect anxiety-related phenotypes from locomotor activity. Finally, we developed a simple and effective method of measuring zebrafish physiological stress responses (based on a human salivary cortisol assay), and showed that alterations in whole-body cortisol levels in zebrafish parallel behavioral indices of anxiety. Collectively, our results confirm zebrafish as a valid, reliable, and high-throughput model of stress and affective disorders. © 2009 Elsevier B.V. All rights reserved.","author":[{"dropping-particle":"","family":"Egan","given":"Rupert J.","non-dropping-particle":"","parse-names":false,"suffix":""},{"dropping-particle":"","family":"Bergner","given":"Carisa L.","non-dropping-particle":"","parse-names":false,"suffix":""},{"dropping-particle":"","family":"Hart","given":"Peter C.","non-dropping-particle":"","parse-names":false,"suffix":""},{"dropping-particle":"","family":"Cachat","given":"Jonathan M.","non-dropping-particle":"","parse-names":false,"suffix":""},{"dropping-particle":"","family":"Canavello","given":"Peter R.","non-dropping-particle":"","parse-names":false,"suffix":""},{"dropping-particle":"","family":"Elegante","given":"Marco F.","non-dropping-particle":"","parse-names":false,"suffix":""},{"dropping-particle":"","family":"Elkhayat","given":"Salem I.","non-dropping-particle":"","parse-names":false,"suffix":""},{"dropping-particle":"","family":"Bartels","given":"Brett K.","non-dropping-particle":"","parse-names":false,"suffix":""},{"dropping-particle":"","family":"Tien","given":"Anna K.","non-dropping-particle":"","parse-names":false,"suffix":""},{"dropping-particle":"","family":"Tien","given":"David H.","non-dropping-particle":"","parse-names":false,"suffix":""},{"dropping-particle":"","family":"Mohnot","given":"Sopan","non-dropping-particle":"","parse-names":false,"suffix":""},{"dropping-particle":"","family":"Beeson","given":"Esther","non-dropping-particle":"","parse-names":false,"suffix":""},{"dropping-particle":"","family":"Glasgow","given":"Eric","non-dropping-particle":"","parse-names":false,"suffix":""},{"dropping-particle":"","family":"Amri","given":"Hakima","non-dropping-particle":"","parse-names":false,"suffix":""},{"dropping-particle":"","family":"Zukowska","given":"Zofia","non-dropping-particle":"","parse-names":false,"suffix":""},{"dropping-particle":"V.","family":"Kalueff","given":"Allan","non-dropping-particle":"","parse-names":false,"suffix":""}],"container-title":"Behavioural Brain Research","id":"ITEM-1","issue":"1","issued":{"date-parts":[["2009","12","14"]]},"page":"38-44","publisher":"Elsevier","title":"Understanding behavioral and physiological phenotypes of stress and anxiety in zebrafish","type":"article-journal","volume":"205"},"uris":["http://www.mendeley.com/documents/?uuid=37a21d15-d6d2-47bc-b391-f572a3928ff3"]}],"mendeley":{"formattedCitation":"(Egan et al. 2009)","plainTextFormattedCitation":"(Egan et al. 2009)","previouslyFormattedCitation":"(Egan et al. 2009)"},"properties":{"noteIndex":0},"schema":"https://github.com/citation-style-language/schema/raw/master/csl-citation.json"}</w:instrText>
      </w:r>
      <w:r>
        <w:rPr>
          <w:rFonts w:ascii="Times" w:hAnsi="Times"/>
          <w:sz w:val="24"/>
          <w:lang w:val="en-GB"/>
        </w:rPr>
        <w:fldChar w:fldCharType="separate"/>
      </w:r>
      <w:r w:rsidRPr="00241531">
        <w:rPr>
          <w:rFonts w:ascii="Times" w:hAnsi="Times"/>
          <w:noProof/>
          <w:sz w:val="24"/>
          <w:lang w:val="en-GB"/>
        </w:rPr>
        <w:t>(Egan et al. 2009)</w:t>
      </w:r>
      <w:r>
        <w:rPr>
          <w:rFonts w:ascii="Times" w:hAnsi="Times"/>
          <w:sz w:val="24"/>
          <w:lang w:val="en-GB"/>
        </w:rPr>
        <w:fldChar w:fldCharType="end"/>
      </w:r>
      <w:r>
        <w:rPr>
          <w:rFonts w:ascii="Times" w:hAnsi="Times"/>
          <w:sz w:val="24"/>
          <w:lang w:val="en-GB"/>
        </w:rPr>
        <w:t xml:space="preserve">. </w:t>
      </w:r>
      <w:commentRangeEnd w:id="26"/>
      <w:r w:rsidR="00A57825">
        <w:rPr>
          <w:rStyle w:val="CommentReference"/>
        </w:rPr>
        <w:commentReference w:id="26"/>
      </w:r>
    </w:p>
    <w:p w14:paraId="3E3113CB" w14:textId="77777777" w:rsidR="00D873C3" w:rsidRPr="008730BD" w:rsidRDefault="00D873C3" w:rsidP="00D873C3">
      <w:pPr>
        <w:pStyle w:val="Normal1"/>
        <w:rPr>
          <w:rFonts w:ascii="Times" w:hAnsi="Times"/>
          <w:sz w:val="24"/>
          <w:lang w:val="en-GB"/>
        </w:rPr>
      </w:pPr>
    </w:p>
    <w:p w14:paraId="257C3DC1" w14:textId="02924C18" w:rsidR="00DD782D" w:rsidRDefault="00D873C3" w:rsidP="00AE63DE">
      <w:pPr>
        <w:pStyle w:val="Normal1"/>
        <w:rPr>
          <w:rFonts w:ascii="Times" w:hAnsi="Times"/>
          <w:sz w:val="24"/>
          <w:lang w:val="en-GB"/>
        </w:rPr>
      </w:pPr>
      <w:r w:rsidRPr="008730BD">
        <w:rPr>
          <w:rFonts w:ascii="Times" w:hAnsi="Times"/>
          <w:sz w:val="24"/>
          <w:lang w:val="en-GB"/>
        </w:rPr>
        <w:t xml:space="preserve">While these tests are heavily employed, there is little to no research on using tanks that differ in depth to typical holding tanks. This is </w:t>
      </w:r>
      <w:r w:rsidR="00F370BE">
        <w:rPr>
          <w:rFonts w:ascii="Times" w:hAnsi="Times"/>
          <w:sz w:val="24"/>
          <w:lang w:val="en-GB"/>
        </w:rPr>
        <w:t>crucial,</w:t>
      </w:r>
      <w:r w:rsidRPr="008730BD">
        <w:rPr>
          <w:rFonts w:ascii="Times" w:hAnsi="Times"/>
          <w:sz w:val="24"/>
          <w:lang w:val="en-GB"/>
        </w:rPr>
        <w:t xml:space="preserve"> as </w:t>
      </w:r>
      <w:ins w:id="27" w:author="Shinichi Nakagawa" w:date="2020-07-28T06:13:00Z">
        <w:r w:rsidR="001A7995">
          <w:rPr>
            <w:rFonts w:ascii="Times" w:hAnsi="Times"/>
            <w:sz w:val="24"/>
            <w:lang w:val="en-GB"/>
          </w:rPr>
          <w:t>z</w:t>
        </w:r>
      </w:ins>
      <w:del w:id="28" w:author="Shinichi Nakagawa" w:date="2020-07-28T06:13:00Z">
        <w:r w:rsidRPr="008730BD" w:rsidDel="001A7995">
          <w:rPr>
            <w:rFonts w:ascii="Times" w:hAnsi="Times"/>
            <w:sz w:val="24"/>
            <w:lang w:val="en-GB"/>
          </w:rPr>
          <w:delText>Z</w:delText>
        </w:r>
      </w:del>
      <w:r w:rsidRPr="008730BD">
        <w:rPr>
          <w:rFonts w:ascii="Times" w:hAnsi="Times"/>
          <w:sz w:val="24"/>
          <w:lang w:val="en-GB"/>
        </w:rPr>
        <w:t xml:space="preserve">ebrafish have been shown to prefer greater surface depth </w:t>
      </w:r>
      <w:r w:rsidRPr="008730BD">
        <w:rPr>
          <w:rFonts w:ascii="Times" w:hAnsi="Times"/>
          <w:sz w:val="24"/>
          <w:lang w:val="en-GB"/>
        </w:rPr>
        <w:fldChar w:fldCharType="begin" w:fldLock="1"/>
      </w:r>
      <w:r w:rsidR="000B7B44">
        <w:rPr>
          <w:rFonts w:ascii="Times" w:hAnsi="Times"/>
          <w:sz w:val="24"/>
          <w:lang w:val="en-GB"/>
        </w:rPr>
        <w:instrText>ADDIN CSL_CITATION {"citationItems":[{"id":"ITEM-1","itemData":{"ISSN":"0003-3472","author":[{"dropping-particle":"","family":"Blaser","given":"R E","non-dropping-particle":"","parse-names":false,"suffix":""},{"dropping-particle":"","family":"Goldsteinholm","given":"K","non-dropping-particle":"","parse-names":false,"suffix":""}],"container-title":"Animal Behaviour","id":"ITEM-1","issue":"4","issued":{"date-parts":[["2012"]]},"page":"953-959","publisher":"Elsevier","title":"Depth preference in zebrafish, Danio rerio: control by surface and substrate cues","type":"article-journal","volume":"83"},"uris":["http://www.mendeley.com/documents/?uuid=13fa06ad-d981-4ed0-a840-3692b07d07b5"]}],"mendeley":{"formattedCitation":"(Blaser and Goldsteinholm 2012)","plainTextFormattedCitation":"(Blaser and Goldsteinholm 2012)","previouslyFormattedCitation":"(Blaser and Goldsteinholm 2012)"},"properties":{"noteIndex":0},"schema":"https://github.com/citation-style-language/schema/raw/master/csl-citation.json"}</w:instrText>
      </w:r>
      <w:r w:rsidRPr="008730BD">
        <w:rPr>
          <w:rFonts w:ascii="Times" w:hAnsi="Times"/>
          <w:sz w:val="24"/>
          <w:lang w:val="en-GB"/>
        </w:rPr>
        <w:fldChar w:fldCharType="separate"/>
      </w:r>
      <w:r w:rsidRPr="00241531">
        <w:rPr>
          <w:rFonts w:ascii="Times" w:hAnsi="Times"/>
          <w:noProof/>
          <w:sz w:val="24"/>
          <w:lang w:val="en-GB"/>
        </w:rPr>
        <w:t>(Blaser and Goldsteinholm 2012)</w:t>
      </w:r>
      <w:r w:rsidRPr="008730BD">
        <w:rPr>
          <w:rFonts w:ascii="Times" w:hAnsi="Times"/>
          <w:sz w:val="24"/>
        </w:rPr>
        <w:fldChar w:fldCharType="end"/>
      </w:r>
      <w:r w:rsidRPr="008730BD">
        <w:rPr>
          <w:rFonts w:ascii="Times" w:hAnsi="Times"/>
          <w:sz w:val="24"/>
          <w:lang w:val="en-GB"/>
        </w:rPr>
        <w:t>. As such, we believe utilizing tanks with increased depth will result in more variation in behavioural responses</w:t>
      </w:r>
      <w:ins w:id="29" w:author="Shinichi Nakagawa" w:date="2020-07-28T06:13:00Z">
        <w:r w:rsidR="001C4116">
          <w:rPr>
            <w:rFonts w:ascii="Times" w:hAnsi="Times"/>
            <w:sz w:val="24"/>
            <w:lang w:val="en-GB"/>
          </w:rPr>
          <w:t xml:space="preserve"> among individuals,</w:t>
        </w:r>
      </w:ins>
      <w:r w:rsidRPr="008730BD">
        <w:rPr>
          <w:rFonts w:ascii="Times" w:hAnsi="Times"/>
          <w:sz w:val="24"/>
          <w:lang w:val="en-GB"/>
        </w:rPr>
        <w:t xml:space="preserve"> </w:t>
      </w:r>
      <w:r w:rsidR="00F370BE">
        <w:rPr>
          <w:rFonts w:ascii="Times" w:hAnsi="Times"/>
          <w:sz w:val="24"/>
          <w:lang w:val="en-GB"/>
        </w:rPr>
        <w:t xml:space="preserve">and </w:t>
      </w:r>
      <w:r w:rsidRPr="008730BD">
        <w:rPr>
          <w:rFonts w:ascii="Times" w:hAnsi="Times"/>
          <w:sz w:val="24"/>
          <w:lang w:val="en-GB"/>
        </w:rPr>
        <w:t xml:space="preserve">more reliable estimates of repeatability. </w:t>
      </w:r>
      <w:r w:rsidR="002C0BB3" w:rsidRPr="008730BD">
        <w:rPr>
          <w:rFonts w:ascii="Times" w:hAnsi="Times"/>
          <w:sz w:val="24"/>
          <w:lang w:val="en-GB"/>
        </w:rPr>
        <w:t xml:space="preserve">Repeatability is an important index used to quantify measurement accuracy and the constancy of phenotypes. </w:t>
      </w:r>
      <w:ins w:id="30" w:author="Shinichi Nakagawa" w:date="2020-07-28T06:17:00Z">
        <w:r w:rsidR="00A32625">
          <w:rPr>
            <w:rFonts w:ascii="Times" w:hAnsi="Times"/>
            <w:sz w:val="24"/>
            <w:lang w:val="en-GB"/>
          </w:rPr>
          <w:t xml:space="preserve">Repeatability, also </w:t>
        </w:r>
        <w:del w:id="31" w:author="Hamza Anwer" w:date="2020-07-28T13:39:00Z">
          <w:r w:rsidR="00A32625" w:rsidDel="00C33167">
            <w:rPr>
              <w:rFonts w:ascii="Times" w:hAnsi="Times"/>
              <w:sz w:val="24"/>
              <w:lang w:val="en-GB"/>
            </w:rPr>
            <w:delText>know</w:delText>
          </w:r>
        </w:del>
      </w:ins>
      <w:ins w:id="32" w:author="Hamza Anwer" w:date="2020-07-28T13:39:00Z">
        <w:r w:rsidR="00C33167">
          <w:rPr>
            <w:rFonts w:ascii="Times" w:hAnsi="Times"/>
            <w:sz w:val="24"/>
            <w:lang w:val="en-GB"/>
          </w:rPr>
          <w:t>known</w:t>
        </w:r>
      </w:ins>
      <w:ins w:id="33" w:author="Shinichi Nakagawa" w:date="2020-07-28T06:17:00Z">
        <w:r w:rsidR="00A32625">
          <w:rPr>
            <w:rFonts w:ascii="Times" w:hAnsi="Times"/>
            <w:sz w:val="24"/>
            <w:lang w:val="en-GB"/>
          </w:rPr>
          <w:t xml:space="preserve"> as intra-class correlation (ICC)</w:t>
        </w:r>
      </w:ins>
      <w:del w:id="34" w:author="Shinichi Nakagawa" w:date="2020-07-28T06:17:00Z">
        <w:r w:rsidR="002C0BB3" w:rsidRPr="008730BD" w:rsidDel="00A32625">
          <w:rPr>
            <w:rFonts w:ascii="Times" w:hAnsi="Times"/>
            <w:sz w:val="24"/>
            <w:lang w:val="en-GB"/>
          </w:rPr>
          <w:delText>It</w:delText>
        </w:r>
      </w:del>
      <w:r w:rsidR="002C0BB3" w:rsidRPr="008730BD">
        <w:rPr>
          <w:rFonts w:ascii="Times" w:hAnsi="Times"/>
          <w:sz w:val="24"/>
          <w:lang w:val="en-GB"/>
        </w:rPr>
        <w:t xml:space="preserve"> is the proportion of phenotypic variation that can be attributed to between-subject (or between-</w:t>
      </w:r>
      <w:del w:id="35" w:author="Shinichi Nakagawa" w:date="2020-07-28T06:13:00Z">
        <w:r w:rsidR="002C0BB3" w:rsidRPr="008730BD" w:rsidDel="001A7995">
          <w:rPr>
            <w:rFonts w:ascii="Times" w:hAnsi="Times"/>
            <w:sz w:val="24"/>
            <w:lang w:val="en-GB"/>
          </w:rPr>
          <w:delText>group</w:delText>
        </w:r>
      </w:del>
      <w:ins w:id="36" w:author="Shinichi Nakagawa" w:date="2020-07-28T06:13:00Z">
        <w:r w:rsidR="001A7995">
          <w:rPr>
            <w:rFonts w:ascii="Times" w:hAnsi="Times"/>
            <w:sz w:val="24"/>
            <w:lang w:val="en-GB"/>
          </w:rPr>
          <w:t>individual</w:t>
        </w:r>
      </w:ins>
      <w:r w:rsidR="002C0BB3" w:rsidRPr="008730BD">
        <w:rPr>
          <w:rFonts w:ascii="Times" w:hAnsi="Times"/>
          <w:sz w:val="24"/>
          <w:lang w:val="en-GB"/>
        </w:rPr>
        <w:t xml:space="preserve">) variation </w:t>
      </w:r>
      <w:r w:rsidR="002C0BB3" w:rsidRPr="008730BD">
        <w:rPr>
          <w:rFonts w:ascii="Times" w:hAnsi="Times"/>
          <w:sz w:val="24"/>
          <w:lang w:val="en-GB"/>
        </w:rPr>
        <w:fldChar w:fldCharType="begin" w:fldLock="1"/>
      </w:r>
      <w:r w:rsidR="00DD565C">
        <w:rPr>
          <w:rFonts w:ascii="Times" w:hAnsi="Times"/>
          <w:sz w:val="24"/>
          <w:lang w:val="en-GB"/>
        </w:rPr>
        <w:instrText>ADDIN CSL_CITATION {"citationItems":[{"id":"ITEM-1","itemData":{"DOI":"10.1111/j.1469-185X.2010.00141.x","ISSN":"14647931","abstract":"Repeatability (more precisely the common measure of repeatability, the intra-class correlation coefficient, ICC) is an important index for quantifying the accuracy of measurements and the constancy of phenotypes. It is the proportion of phenotypic variation that can be attributed to between-subject (or between-group) variation. As a consequence, the non-repeatable fraction of phenotypic variation is the sum of measurement error and phenotypic flexibility. There are several ways to estimate repeatability for Gaussian data, but there are no formal agreements on how repeatability should be calculated for non-Gaussian data (e.g. binary, proportion and count data). In addition to point estimates, appropriate uncertainty estimates (standard errors and confidence intervals) and statistical significance for repeatability estimates are required regardless of the types of data. We review the methods for calculating repeatability and the associated statistics for Gaussian and non-Gaussian data. For Gaussian data, we present three common approaches for estimating repeatability: correlation-based, analysis of variance (ANOVA)-based and linear mixed-effects model (LMM)-based methods, while for non-Gaussian data, we focus on generalised linear mixed-effects models (GLMM) that allow the estimation of repeatability on the original and on the underlying latent scale. We also address a number of methods for calculating standard errors, confidence intervals and statistical significance; the most accurate and recommended methods are parametric bootstrapping, randomisation tests and Bayesian approaches. We advocate the use of LMM- and GLMM-based approaches mainly because of the ease with which confounding variables can be controlled for. Furthermore, we compare two types of repeatability (ordinary repeatability and extrapolated repeatability) in relation to narrow-sense heritability. This review serves as a collection of guidelines and recommendations for biologists to calculate repeatability and heritability from both Gaussian and non-Gaussian data. © 2010 The Author. Biological Reviews © 2010 Cambridge Philosophical Society.","author":[{"dropping-particle":"","family":"Nakagawa","given":"Shinichi","non-dropping-particle":"","parse-names":false,"suffix":""},{"dropping-particle":"","family":"Schielzeth","given":"Holger","non-dropping-particle":"","parse-names":false,"suffix":""}],"container-title":"Biological Reviews","id":"ITEM-1","issue":"4","issued":{"date-parts":[["2010","6","21"]]},"page":"no-no","publisher":"John Wiley &amp; Sons, Ltd","title":"Repeatability for Gaussian and non-Gaussian data: a practical guide for biologists","type":"article-journal","volume":"85"},"uris":["http://www.mendeley.com/documents/?uuid=96c41655-daa9-3fe8-8f52-a52a258cc1f4"]}],"mendeley":{"formattedCitation":"(Nakagawa and Schielzeth 2010)","plainTextFormattedCitation":"(Nakagawa and Schielzeth 2010)","previouslyFormattedCitation":"(Nakagawa and Schielzeth 2010)"},"properties":{"noteIndex":0},"schema":"https://github.com/citation-style-language/schema/raw/master/csl-citation.json"}</w:instrText>
      </w:r>
      <w:r w:rsidR="002C0BB3" w:rsidRPr="008730BD">
        <w:rPr>
          <w:rFonts w:ascii="Times" w:hAnsi="Times"/>
          <w:sz w:val="24"/>
          <w:lang w:val="en-GB"/>
        </w:rPr>
        <w:fldChar w:fldCharType="separate"/>
      </w:r>
      <w:r w:rsidR="00241531" w:rsidRPr="00241531">
        <w:rPr>
          <w:rFonts w:ascii="Times" w:hAnsi="Times"/>
          <w:noProof/>
          <w:sz w:val="24"/>
          <w:lang w:val="en-GB"/>
        </w:rPr>
        <w:t>(Nakagawa and Schielzeth 2010)</w:t>
      </w:r>
      <w:r w:rsidR="002C0BB3" w:rsidRPr="008730BD">
        <w:rPr>
          <w:rFonts w:ascii="Times" w:hAnsi="Times"/>
          <w:sz w:val="24"/>
        </w:rPr>
        <w:fldChar w:fldCharType="end"/>
      </w:r>
      <w:r w:rsidR="002C0BB3" w:rsidRPr="008730BD">
        <w:rPr>
          <w:rFonts w:ascii="Times" w:hAnsi="Times"/>
          <w:sz w:val="24"/>
          <w:lang w:val="en-GB"/>
        </w:rPr>
        <w:t>.</w:t>
      </w:r>
      <w:r w:rsidR="005D3DBD">
        <w:rPr>
          <w:rFonts w:ascii="Times" w:hAnsi="Times"/>
          <w:sz w:val="24"/>
          <w:lang w:val="en-GB"/>
        </w:rPr>
        <w:t xml:space="preserve"> </w:t>
      </w:r>
      <w:del w:id="37" w:author="Shinichi Nakagawa" w:date="2020-07-28T06:14:00Z">
        <w:r w:rsidR="005D3DBD" w:rsidDel="00951062">
          <w:rPr>
            <w:rFonts w:ascii="Times" w:hAnsi="Times"/>
            <w:sz w:val="24"/>
            <w:lang w:val="en-GB"/>
          </w:rPr>
          <w:delText xml:space="preserve">Repeatability is important </w:delText>
        </w:r>
        <w:r w:rsidR="001F0944" w:rsidDel="00951062">
          <w:rPr>
            <w:rFonts w:ascii="Times" w:hAnsi="Times"/>
            <w:sz w:val="24"/>
            <w:lang w:val="en-GB"/>
          </w:rPr>
          <w:delText>…</w:delText>
        </w:r>
      </w:del>
      <w:ins w:id="38" w:author="Shinichi Nakagawa" w:date="2020-07-28T06:14:00Z">
        <w:r w:rsidR="00951062">
          <w:rPr>
            <w:rFonts w:ascii="Times" w:hAnsi="Times"/>
            <w:sz w:val="24"/>
            <w:lang w:val="en-GB"/>
          </w:rPr>
          <w:t>A behavioural ass</w:t>
        </w:r>
      </w:ins>
      <w:ins w:id="39" w:author="Shinichi Nakagawa" w:date="2020-07-28T06:16:00Z">
        <w:r w:rsidR="00F055E3">
          <w:rPr>
            <w:rFonts w:ascii="Times" w:hAnsi="Times"/>
            <w:sz w:val="24"/>
            <w:lang w:val="en-GB"/>
          </w:rPr>
          <w:t xml:space="preserve">ay </w:t>
        </w:r>
        <w:r w:rsidR="006D1EC7">
          <w:rPr>
            <w:rFonts w:ascii="Times" w:hAnsi="Times"/>
            <w:sz w:val="24"/>
            <w:lang w:val="en-GB"/>
          </w:rPr>
          <w:t xml:space="preserve">with low repeatability would be less useful and reliable </w:t>
        </w:r>
      </w:ins>
      <w:ins w:id="40" w:author="Shinichi Nakagawa" w:date="2020-07-28T06:18:00Z">
        <w:r w:rsidR="009F239B">
          <w:rPr>
            <w:rFonts w:ascii="Times" w:hAnsi="Times"/>
            <w:sz w:val="24"/>
            <w:lang w:val="en-GB"/>
          </w:rPr>
          <w:t>because</w:t>
        </w:r>
      </w:ins>
      <w:ins w:id="41" w:author="Shinichi Nakagawa" w:date="2020-07-28T06:16:00Z">
        <w:r w:rsidR="006D1EC7">
          <w:rPr>
            <w:rFonts w:ascii="Times" w:hAnsi="Times"/>
            <w:sz w:val="24"/>
            <w:lang w:val="en-GB"/>
          </w:rPr>
          <w:t xml:space="preserve"> </w:t>
        </w:r>
      </w:ins>
      <w:ins w:id="42" w:author="Shinichi Nakagawa" w:date="2020-07-28T06:19:00Z">
        <w:r w:rsidR="00D12935">
          <w:rPr>
            <w:rFonts w:ascii="Times" w:hAnsi="Times"/>
            <w:sz w:val="24"/>
            <w:lang w:val="en-GB"/>
          </w:rPr>
          <w:t xml:space="preserve">low repeatability indicates </w:t>
        </w:r>
        <w:r w:rsidR="00375232">
          <w:rPr>
            <w:rFonts w:ascii="Times" w:hAnsi="Times"/>
            <w:sz w:val="24"/>
            <w:lang w:val="en-GB"/>
          </w:rPr>
          <w:t xml:space="preserve">no consistent individual changes in behaviour. </w:t>
        </w:r>
      </w:ins>
    </w:p>
    <w:p w14:paraId="780E4153" w14:textId="77777777" w:rsidR="001F0944" w:rsidRPr="00D46CEA" w:rsidRDefault="001F0944" w:rsidP="00AE63DE">
      <w:pPr>
        <w:pStyle w:val="Normal1"/>
        <w:rPr>
          <w:rFonts w:ascii="Times" w:hAnsi="Times"/>
          <w:sz w:val="24"/>
          <w:lang w:val="en-GB"/>
        </w:rPr>
      </w:pPr>
    </w:p>
    <w:p w14:paraId="08A96FC8" w14:textId="28B97734" w:rsidR="002C0BB3" w:rsidRDefault="001F0944" w:rsidP="00AE63DE">
      <w:pPr>
        <w:pStyle w:val="Normal1"/>
        <w:contextualSpacing w:val="0"/>
        <w:rPr>
          <w:ins w:id="43" w:author="Hamza Anwer" w:date="2020-07-28T15:38:00Z"/>
          <w:rFonts w:ascii="Times" w:hAnsi="Times"/>
          <w:sz w:val="24"/>
        </w:rPr>
      </w:pPr>
      <w:commentRangeStart w:id="44"/>
      <w:r>
        <w:rPr>
          <w:rFonts w:ascii="Times" w:hAnsi="Times"/>
          <w:sz w:val="24"/>
        </w:rPr>
        <w:t>Aims…</w:t>
      </w:r>
    </w:p>
    <w:p w14:paraId="6E1EBCF6" w14:textId="350C20CF" w:rsidR="00ED04E7" w:rsidRDefault="00ED04E7" w:rsidP="00AE63DE">
      <w:pPr>
        <w:pStyle w:val="Normal1"/>
        <w:contextualSpacing w:val="0"/>
        <w:rPr>
          <w:ins w:id="45" w:author="Hamza Anwer" w:date="2020-07-28T15:38:00Z"/>
          <w:rFonts w:ascii="Times" w:hAnsi="Times"/>
          <w:sz w:val="24"/>
        </w:rPr>
      </w:pPr>
    </w:p>
    <w:p w14:paraId="5CA575DB" w14:textId="77777777" w:rsidR="00ED04E7" w:rsidRDefault="00ED04E7" w:rsidP="00ED04E7">
      <w:pPr>
        <w:pStyle w:val="Normal1"/>
        <w:numPr>
          <w:ilvl w:val="0"/>
          <w:numId w:val="6"/>
        </w:numPr>
        <w:contextualSpacing w:val="0"/>
        <w:rPr>
          <w:moveTo w:id="46" w:author="Hamza Anwer" w:date="2020-07-28T15:38:00Z"/>
          <w:rFonts w:ascii="Times" w:hAnsi="Times"/>
          <w:sz w:val="24"/>
        </w:rPr>
      </w:pPr>
      <w:moveToRangeStart w:id="47" w:author="Hamza Anwer" w:date="2020-07-28T15:38:00Z" w:name="move46843133"/>
      <w:commentRangeStart w:id="48"/>
      <w:moveTo w:id="49" w:author="Hamza Anwer" w:date="2020-07-28T15:38:00Z">
        <w:r>
          <w:rPr>
            <w:rFonts w:ascii="Times" w:hAnsi="Times"/>
            <w:sz w:val="24"/>
          </w:rPr>
          <w:t xml:space="preserve">Rationale behind systematic search (want to get an idea of what parameters are used, what kinds of tanks are </w:t>
        </w:r>
        <w:commentRangeEnd w:id="48"/>
        <w:r>
          <w:rPr>
            <w:rStyle w:val="CommentReference"/>
          </w:rPr>
          <w:commentReference w:id="48"/>
        </w:r>
        <w:r>
          <w:rPr>
            <w:rFonts w:ascii="Times" w:hAnsi="Times"/>
            <w:sz w:val="24"/>
          </w:rPr>
          <w:t>used as well as mean dimensions of tanks etc.)</w:t>
        </w:r>
      </w:moveTo>
    </w:p>
    <w:moveToRangeEnd w:id="47"/>
    <w:p w14:paraId="2D536903" w14:textId="77777777" w:rsidR="00ED04E7" w:rsidRDefault="00ED04E7" w:rsidP="00AE63DE">
      <w:pPr>
        <w:pStyle w:val="Normal1"/>
        <w:contextualSpacing w:val="0"/>
        <w:rPr>
          <w:rFonts w:ascii="Times" w:hAnsi="Times"/>
          <w:sz w:val="24"/>
        </w:rPr>
      </w:pPr>
    </w:p>
    <w:commentRangeEnd w:id="44"/>
    <w:p w14:paraId="78E3E807" w14:textId="31750282" w:rsidR="006D1B89" w:rsidRDefault="00951062" w:rsidP="00AE63DE">
      <w:pPr>
        <w:pStyle w:val="Normal1"/>
        <w:contextualSpacing w:val="0"/>
        <w:rPr>
          <w:rFonts w:ascii="Times" w:hAnsi="Times"/>
          <w:sz w:val="24"/>
        </w:rPr>
      </w:pPr>
      <w:r>
        <w:rPr>
          <w:rStyle w:val="CommentReference"/>
        </w:rPr>
        <w:commentReference w:id="44"/>
      </w:r>
    </w:p>
    <w:p w14:paraId="70EDFAC2" w14:textId="77777777" w:rsidR="00C834DB" w:rsidRPr="00AE63DE" w:rsidRDefault="00C834DB" w:rsidP="00AE63DE">
      <w:pPr>
        <w:pStyle w:val="Normal1"/>
        <w:contextualSpacing w:val="0"/>
        <w:rPr>
          <w:rFonts w:ascii="Times" w:hAnsi="Times"/>
          <w:sz w:val="24"/>
        </w:rPr>
      </w:pPr>
    </w:p>
    <w:p w14:paraId="285489E1" w14:textId="605EB73D" w:rsidR="00A37569" w:rsidRPr="002229AB" w:rsidRDefault="0033130B">
      <w:pPr>
        <w:pStyle w:val="Normal1"/>
        <w:contextualSpacing w:val="0"/>
        <w:rPr>
          <w:rFonts w:ascii="Times" w:hAnsi="Times"/>
          <w:sz w:val="24"/>
        </w:rPr>
      </w:pPr>
      <w:r>
        <w:rPr>
          <w:b/>
          <w:noProof/>
        </w:rPr>
        <mc:AlternateContent>
          <mc:Choice Requires="wps">
            <w:drawing>
              <wp:anchor distT="0" distB="0" distL="114300" distR="114300" simplePos="0" relativeHeight="251660288" behindDoc="0" locked="0" layoutInCell="1" allowOverlap="1" wp14:anchorId="7663BE19" wp14:editId="375B2542">
                <wp:simplePos x="0" y="0"/>
                <wp:positionH relativeFrom="column">
                  <wp:posOffset>0</wp:posOffset>
                </wp:positionH>
                <wp:positionV relativeFrom="paragraph">
                  <wp:posOffset>133985</wp:posOffset>
                </wp:positionV>
                <wp:extent cx="5486400" cy="1600200"/>
                <wp:effectExtent l="0" t="0" r="0" b="0"/>
                <wp:wrapTight wrapText="bothSides">
                  <wp:wrapPolygon edited="0">
                    <wp:start x="0" y="0"/>
                    <wp:lineTo x="21600" y="0"/>
                    <wp:lineTo x="21600" y="21600"/>
                    <wp:lineTo x="0" y="21600"/>
                    <wp:lineTo x="0" y="0"/>
                  </wp:wrapPolygon>
                </wp:wrapTight>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0" cy="1600200"/>
                        </a:xfrm>
                        <a:prstGeom prst="rect">
                          <a:avLst/>
                        </a:prstGeom>
                        <a:solidFill>
                          <a:srgbClr val="FFFF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DB80F4E" w14:textId="77777777" w:rsidR="00777653" w:rsidRPr="00D94FB8" w:rsidRDefault="00777653" w:rsidP="00A37569">
                            <w:pPr>
                              <w:rPr>
                                <w:b/>
                                <w:sz w:val="28"/>
                              </w:rPr>
                            </w:pPr>
                            <w:r w:rsidRPr="00D94FB8">
                              <w:rPr>
                                <w:b/>
                                <w:sz w:val="28"/>
                              </w:rPr>
                              <w:t>Guidance</w:t>
                            </w:r>
                            <w:r>
                              <w:rPr>
                                <w:b/>
                                <w:sz w:val="28"/>
                              </w:rPr>
                              <w:t xml:space="preserve"> – remove this box before submitting!</w:t>
                            </w:r>
                          </w:p>
                          <w:p w14:paraId="092FF589" w14:textId="77777777" w:rsidR="00777653" w:rsidRDefault="00777653" w:rsidP="00A37569"/>
                          <w:p w14:paraId="0FEB4637" w14:textId="77777777" w:rsidR="00777653" w:rsidRDefault="00777653" w:rsidP="00A37569">
                            <w:r>
                              <w:t>DO NOT embed figures or tables in any section of the text. You will upload as individual files during submission. DO however cite the figures and tables in your text. They</w:t>
                            </w:r>
                            <w:r w:rsidRPr="00A37569">
                              <w:t xml:space="preserve"> </w:t>
                            </w:r>
                            <w:r>
                              <w:t>MUST</w:t>
                            </w:r>
                            <w:r w:rsidRPr="00A37569">
                              <w:t xml:space="preserve"> be organized, and cited for the first time, in ascending numerical order. This means that Figure 1 must be the first figure in the text and be cited first</w:t>
                            </w:r>
                            <w:r>
                              <w:t xml:space="preserve">, etc. See </w:t>
                            </w:r>
                            <w:hyperlink r:id="rId14" w:anchor="figures" w:history="1">
                              <w:r>
                                <w:rPr>
                                  <w:rStyle w:val="Hyperlink"/>
                                </w:rPr>
                                <w:t>figure instructions</w:t>
                              </w:r>
                            </w:hyperlink>
                            <w:r>
                              <w:t xml:space="preserve"> and </w:t>
                            </w:r>
                            <w:hyperlink r:id="rId15" w:anchor="table-files" w:history="1">
                              <w:r w:rsidRPr="00A37569">
                                <w:rPr>
                                  <w:rStyle w:val="Hyperlink"/>
                                </w:rPr>
                                <w:t>table instructions</w:t>
                              </w:r>
                            </w:hyperlink>
                            <w:r>
                              <w:t>.</w:t>
                            </w:r>
                          </w:p>
                          <w:p w14:paraId="4FF15D5C" w14:textId="77777777" w:rsidR="00777653" w:rsidRDefault="00777653" w:rsidP="00A37569">
                            <w:pPr>
                              <w:rPr>
                                <w:b/>
                              </w:rPr>
                            </w:pPr>
                          </w:p>
                          <w:p w14:paraId="799760CB" w14:textId="77777777" w:rsidR="00777653" w:rsidRDefault="00777653" w:rsidP="00A37569"/>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63BE19" id="Text Box 11" o:spid="_x0000_s1030" type="#_x0000_t202" style="position:absolute;margin-left:0;margin-top:10.55pt;width:6in;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" fillcolor="yellow" stroked="f">
                <v:textbox inset=",7.2pt,,7.2pt">
                  <w:txbxContent>
                    <w:p w14:paraId="2DB80F4E" w14:textId="77777777" w:rsidR="00777653" w:rsidRPr="00D94FB8" w:rsidRDefault="00777653" w:rsidP="00A37569">
                      <w:pPr>
                        <w:rPr>
                          <w:b/>
                          <w:sz w:val="28"/>
                        </w:rPr>
                      </w:pPr>
                      <w:r w:rsidRPr="00D94FB8">
                        <w:rPr>
                          <w:b/>
                          <w:sz w:val="28"/>
                        </w:rPr>
                        <w:t>Guidance</w:t>
                      </w:r>
                      <w:r>
                        <w:rPr>
                          <w:b/>
                          <w:sz w:val="28"/>
                        </w:rPr>
                        <w:t xml:space="preserve"> – remove this box before submitting!</w:t>
                      </w:r>
                    </w:p>
                    <w:p w14:paraId="092FF589" w14:textId="77777777" w:rsidR="00777653" w:rsidRDefault="00777653" w:rsidP="00A37569"/>
                    <w:p w14:paraId="0FEB4637" w14:textId="77777777" w:rsidR="00777653" w:rsidRDefault="00777653" w:rsidP="00A37569">
                      <w:r>
                        <w:t>DO NOT embed figures or tables in any section of the text. You will upload as individual files during submission. DO however cite the figures and tables in your text. They</w:t>
                      </w:r>
                      <w:r w:rsidRPr="00A37569">
                        <w:t xml:space="preserve"> </w:t>
                      </w:r>
                      <w:r>
                        <w:t>MUST</w:t>
                      </w:r>
                      <w:r w:rsidRPr="00A37569">
                        <w:t xml:space="preserve"> be organized, and cited for the first time, in ascending numerical order. This means that Figure 1 must be the first figure in the text and be cited first</w:t>
                      </w:r>
                      <w:r>
                        <w:t xml:space="preserve">, etc. See </w:t>
                      </w:r>
                      <w:hyperlink r:id="rId16" w:anchor="figures" w:history="1">
                        <w:r>
                          <w:rPr>
                            <w:rStyle w:val="Hyperlink"/>
                          </w:rPr>
                          <w:t>figure instructions</w:t>
                        </w:r>
                      </w:hyperlink>
                      <w:r>
                        <w:t xml:space="preserve"> and </w:t>
                      </w:r>
                      <w:hyperlink r:id="rId17" w:anchor="table-files" w:history="1">
                        <w:r w:rsidRPr="00A37569">
                          <w:rPr>
                            <w:rStyle w:val="Hyperlink"/>
                          </w:rPr>
                          <w:t>table instructions</w:t>
                        </w:r>
                      </w:hyperlink>
                      <w:r>
                        <w:t>.</w:t>
                      </w:r>
                    </w:p>
                    <w:p w14:paraId="4FF15D5C" w14:textId="77777777" w:rsidR="00777653" w:rsidRDefault="00777653" w:rsidP="00A37569">
                      <w:pPr>
                        <w:rPr>
                          <w:b/>
                        </w:rPr>
                      </w:pPr>
                    </w:p>
                    <w:p w14:paraId="799760CB" w14:textId="77777777" w:rsidR="00777653" w:rsidRDefault="00777653" w:rsidP="00A37569"/>
                  </w:txbxContent>
                </v:textbox>
                <w10:wrap type="tight"/>
              </v:shape>
            </w:pict>
          </mc:Fallback>
        </mc:AlternateContent>
      </w:r>
    </w:p>
    <w:p w14:paraId="4E3A52FB" w14:textId="77777777" w:rsidR="00B77860" w:rsidRDefault="00B77860">
      <w:pPr>
        <w:pStyle w:val="Normal1"/>
        <w:contextualSpacing w:val="0"/>
        <w:rPr>
          <w:b/>
        </w:rPr>
      </w:pPr>
    </w:p>
    <w:p w14:paraId="2E8E43A6" w14:textId="77777777" w:rsidR="00932E96" w:rsidRDefault="00932E96">
      <w:pPr>
        <w:pStyle w:val="Normal1"/>
        <w:contextualSpacing w:val="0"/>
        <w:rPr>
          <w:b/>
        </w:rPr>
      </w:pPr>
    </w:p>
    <w:p w14:paraId="22C5F054" w14:textId="77777777" w:rsidR="00932E96" w:rsidRDefault="00932E96">
      <w:pPr>
        <w:pStyle w:val="Normal1"/>
        <w:contextualSpacing w:val="0"/>
        <w:rPr>
          <w:b/>
        </w:rPr>
      </w:pPr>
    </w:p>
    <w:p w14:paraId="1EA182C3" w14:textId="77777777" w:rsidR="00CC42E3" w:rsidRDefault="00CC42E3">
      <w:pPr>
        <w:pStyle w:val="Normal1"/>
        <w:contextualSpacing w:val="0"/>
        <w:rPr>
          <w:b/>
        </w:rPr>
      </w:pPr>
    </w:p>
    <w:p w14:paraId="352227D1" w14:textId="77777777" w:rsidR="00CC42E3" w:rsidRDefault="00CC42E3">
      <w:pPr>
        <w:pStyle w:val="Normal1"/>
        <w:contextualSpacing w:val="0"/>
        <w:rPr>
          <w:b/>
          <w:sz w:val="28"/>
        </w:rPr>
      </w:pPr>
    </w:p>
    <w:p w14:paraId="7A5E4082" w14:textId="77777777" w:rsidR="00CC42E3" w:rsidRDefault="00CC42E3">
      <w:pPr>
        <w:pStyle w:val="Normal1"/>
        <w:contextualSpacing w:val="0"/>
        <w:rPr>
          <w:b/>
          <w:sz w:val="28"/>
        </w:rPr>
      </w:pPr>
    </w:p>
    <w:p w14:paraId="0CDDB54A" w14:textId="77777777" w:rsidR="00CC42E3" w:rsidRDefault="00CC42E3">
      <w:pPr>
        <w:pStyle w:val="Normal1"/>
        <w:contextualSpacing w:val="0"/>
        <w:rPr>
          <w:b/>
          <w:sz w:val="28"/>
        </w:rPr>
      </w:pPr>
    </w:p>
    <w:p w14:paraId="30808750" w14:textId="77777777" w:rsidR="00CC42E3" w:rsidRDefault="00CC42E3">
      <w:pPr>
        <w:pStyle w:val="Normal1"/>
        <w:contextualSpacing w:val="0"/>
        <w:rPr>
          <w:b/>
          <w:sz w:val="28"/>
        </w:rPr>
      </w:pPr>
    </w:p>
    <w:p w14:paraId="4DD3E114" w14:textId="2F48AAED" w:rsidR="007B6DD5" w:rsidRDefault="00D94FB8">
      <w:pPr>
        <w:pStyle w:val="Normal1"/>
        <w:contextualSpacing w:val="0"/>
        <w:rPr>
          <w:ins w:id="50" w:author="Hamza Anwer" w:date="2020-07-28T12:21:00Z"/>
          <w:b/>
          <w:sz w:val="28"/>
        </w:rPr>
      </w:pPr>
      <w:r w:rsidRPr="008E3EA1">
        <w:rPr>
          <w:b/>
          <w:sz w:val="28"/>
        </w:rPr>
        <w:t>M</w:t>
      </w:r>
      <w:r w:rsidR="00B45195">
        <w:rPr>
          <w:b/>
          <w:sz w:val="28"/>
        </w:rPr>
        <w:t xml:space="preserve">aterials </w:t>
      </w:r>
      <w:r w:rsidR="00662BED">
        <w:rPr>
          <w:b/>
          <w:sz w:val="28"/>
        </w:rPr>
        <w:t>&amp;</w:t>
      </w:r>
      <w:r w:rsidR="00B45195">
        <w:rPr>
          <w:b/>
          <w:sz w:val="28"/>
        </w:rPr>
        <w:t xml:space="preserve"> Methods</w:t>
      </w:r>
    </w:p>
    <w:p w14:paraId="11D220C4" w14:textId="4DD414BD" w:rsidR="004F6CA3" w:rsidRDefault="004F6CA3">
      <w:pPr>
        <w:pStyle w:val="Normal1"/>
        <w:contextualSpacing w:val="0"/>
        <w:rPr>
          <w:ins w:id="51" w:author="Hamza Anwer" w:date="2020-07-28T12:21:00Z"/>
          <w:b/>
          <w:sz w:val="28"/>
        </w:rPr>
      </w:pPr>
    </w:p>
    <w:p w14:paraId="5C2C730C" w14:textId="77777777" w:rsidR="004F6CA3" w:rsidRDefault="004F6CA3">
      <w:pPr>
        <w:pStyle w:val="Normal1"/>
        <w:contextualSpacing w:val="0"/>
        <w:rPr>
          <w:b/>
          <w:sz w:val="28"/>
        </w:rPr>
      </w:pPr>
    </w:p>
    <w:p w14:paraId="5005A232" w14:textId="379C78CC" w:rsidR="00525AB7" w:rsidRDefault="00A7234B" w:rsidP="00BE0A1D">
      <w:pPr>
        <w:pStyle w:val="Normal1"/>
        <w:ind w:left="720"/>
        <w:contextualSpacing w:val="0"/>
        <w:rPr>
          <w:b/>
          <w:sz w:val="28"/>
        </w:rPr>
      </w:pPr>
      <w:r>
        <w:rPr>
          <w:rFonts w:ascii="Times" w:hAnsi="Times" w:cs="Times"/>
          <w:b/>
          <w:sz w:val="24"/>
          <w:szCs w:val="24"/>
        </w:rPr>
        <w:t xml:space="preserve">1. </w:t>
      </w:r>
      <w:r w:rsidR="00525AB7">
        <w:rPr>
          <w:rFonts w:ascii="Times" w:hAnsi="Times" w:cs="Times"/>
          <w:b/>
          <w:sz w:val="24"/>
          <w:szCs w:val="24"/>
        </w:rPr>
        <w:t>Systematic survey</w:t>
      </w:r>
    </w:p>
    <w:p w14:paraId="036BD5B4" w14:textId="3D3ABDC8" w:rsidR="00AA75A6" w:rsidDel="00ED04E7" w:rsidRDefault="00AA75A6" w:rsidP="00AA75A6">
      <w:pPr>
        <w:pStyle w:val="Normal1"/>
        <w:numPr>
          <w:ilvl w:val="0"/>
          <w:numId w:val="6"/>
        </w:numPr>
        <w:contextualSpacing w:val="0"/>
        <w:rPr>
          <w:moveFrom w:id="52" w:author="Hamza Anwer" w:date="2020-07-28T15:38:00Z"/>
          <w:rFonts w:ascii="Times" w:hAnsi="Times"/>
          <w:sz w:val="24"/>
        </w:rPr>
      </w:pPr>
      <w:moveFromRangeStart w:id="53" w:author="Hamza Anwer" w:date="2020-07-28T15:38:00Z" w:name="move46843133"/>
      <w:commentRangeStart w:id="54"/>
      <w:moveFrom w:id="55" w:author="Hamza Anwer" w:date="2020-07-28T15:38:00Z">
        <w:r w:rsidDel="00ED04E7">
          <w:rPr>
            <w:rFonts w:ascii="Times" w:hAnsi="Times"/>
            <w:sz w:val="24"/>
          </w:rPr>
          <w:t xml:space="preserve">Rationale behind systematic search (want to get an idea of what </w:t>
        </w:r>
        <w:r w:rsidR="00776C92" w:rsidDel="00ED04E7">
          <w:rPr>
            <w:rFonts w:ascii="Times" w:hAnsi="Times"/>
            <w:sz w:val="24"/>
          </w:rPr>
          <w:t>parameters</w:t>
        </w:r>
        <w:r w:rsidDel="00ED04E7">
          <w:rPr>
            <w:rFonts w:ascii="Times" w:hAnsi="Times"/>
            <w:sz w:val="24"/>
          </w:rPr>
          <w:t xml:space="preserve"> are used, what kinds of tanks are </w:t>
        </w:r>
        <w:commentRangeEnd w:id="54"/>
        <w:r w:rsidR="00A57825" w:rsidDel="00ED04E7">
          <w:rPr>
            <w:rStyle w:val="CommentReference"/>
          </w:rPr>
          <w:commentReference w:id="54"/>
        </w:r>
        <w:r w:rsidDel="00ED04E7">
          <w:rPr>
            <w:rFonts w:ascii="Times" w:hAnsi="Times"/>
            <w:sz w:val="24"/>
          </w:rPr>
          <w:t>used as well as mean dimensions of tanks</w:t>
        </w:r>
        <w:r w:rsidR="002521F0" w:rsidDel="00ED04E7">
          <w:rPr>
            <w:rFonts w:ascii="Times" w:hAnsi="Times"/>
            <w:sz w:val="24"/>
          </w:rPr>
          <w:t xml:space="preserve"> etc.</w:t>
        </w:r>
        <w:r w:rsidR="00776C92" w:rsidDel="00ED04E7">
          <w:rPr>
            <w:rFonts w:ascii="Times" w:hAnsi="Times"/>
            <w:sz w:val="24"/>
          </w:rPr>
          <w:t>)</w:t>
        </w:r>
      </w:moveFrom>
    </w:p>
    <w:moveFromRangeEnd w:id="53"/>
    <w:p w14:paraId="266A2DAD" w14:textId="6DCC067F" w:rsidR="00281817" w:rsidRDefault="00281817" w:rsidP="00281817">
      <w:pPr>
        <w:pStyle w:val="Normal1"/>
        <w:numPr>
          <w:ilvl w:val="0"/>
          <w:numId w:val="6"/>
        </w:numPr>
        <w:contextualSpacing w:val="0"/>
        <w:rPr>
          <w:rFonts w:ascii="Times" w:hAnsi="Times"/>
          <w:sz w:val="24"/>
        </w:rPr>
      </w:pPr>
      <w:commentRangeStart w:id="56"/>
      <w:r>
        <w:rPr>
          <w:rFonts w:ascii="Times" w:hAnsi="Times"/>
          <w:sz w:val="24"/>
        </w:rPr>
        <w:t>Detail methodology of systematic search (i.e. database used, keywords used</w:t>
      </w:r>
      <w:r w:rsidR="006D4CE8">
        <w:rPr>
          <w:rFonts w:ascii="Times" w:hAnsi="Times"/>
          <w:sz w:val="24"/>
        </w:rPr>
        <w:t>, dates</w:t>
      </w:r>
      <w:r>
        <w:rPr>
          <w:rFonts w:ascii="Times" w:hAnsi="Times"/>
          <w:sz w:val="24"/>
        </w:rPr>
        <w:t>)</w:t>
      </w:r>
    </w:p>
    <w:p w14:paraId="0A1DF8F9" w14:textId="3DB4438E" w:rsidR="00281817" w:rsidRDefault="00281817" w:rsidP="00AA75A6">
      <w:pPr>
        <w:pStyle w:val="Normal1"/>
        <w:numPr>
          <w:ilvl w:val="0"/>
          <w:numId w:val="6"/>
        </w:numPr>
        <w:contextualSpacing w:val="0"/>
        <w:rPr>
          <w:rFonts w:ascii="Times" w:hAnsi="Times"/>
          <w:sz w:val="24"/>
        </w:rPr>
      </w:pPr>
      <w:r>
        <w:rPr>
          <w:rFonts w:ascii="Times" w:hAnsi="Times"/>
          <w:sz w:val="24"/>
        </w:rPr>
        <w:t>Inclusion criteria</w:t>
      </w:r>
    </w:p>
    <w:p w14:paraId="437A163F" w14:textId="2EA18C9B" w:rsidR="00281817" w:rsidRDefault="00281817" w:rsidP="00AA75A6">
      <w:pPr>
        <w:pStyle w:val="Normal1"/>
        <w:numPr>
          <w:ilvl w:val="0"/>
          <w:numId w:val="6"/>
        </w:numPr>
        <w:contextualSpacing w:val="0"/>
        <w:rPr>
          <w:rFonts w:ascii="Times" w:hAnsi="Times"/>
          <w:sz w:val="24"/>
        </w:rPr>
      </w:pPr>
      <w:r>
        <w:rPr>
          <w:rFonts w:ascii="Times" w:hAnsi="Times"/>
          <w:sz w:val="24"/>
        </w:rPr>
        <w:t>Data extraction and coding</w:t>
      </w:r>
    </w:p>
    <w:commentRangeEnd w:id="56"/>
    <w:p w14:paraId="60A6A7A8" w14:textId="77777777" w:rsidR="00A7234B" w:rsidRDefault="0006173A" w:rsidP="00AA75A6">
      <w:pPr>
        <w:pStyle w:val="Normal1"/>
        <w:numPr>
          <w:ilvl w:val="0"/>
          <w:numId w:val="6"/>
        </w:numPr>
        <w:contextualSpacing w:val="0"/>
        <w:rPr>
          <w:rFonts w:ascii="Times" w:hAnsi="Times"/>
          <w:sz w:val="24"/>
        </w:rPr>
      </w:pPr>
      <w:r>
        <w:rPr>
          <w:rStyle w:val="CommentReference"/>
        </w:rPr>
        <w:commentReference w:id="56"/>
      </w:r>
    </w:p>
    <w:p w14:paraId="4DC8274F" w14:textId="4B301F5C" w:rsidR="00A7234B" w:rsidRDefault="00A7234B" w:rsidP="00BE0A1D">
      <w:pPr>
        <w:pStyle w:val="Normal1"/>
        <w:ind w:left="720"/>
        <w:contextualSpacing w:val="0"/>
        <w:rPr>
          <w:rFonts w:ascii="Times" w:hAnsi="Times"/>
          <w:b/>
          <w:bCs/>
          <w:sz w:val="24"/>
        </w:rPr>
      </w:pPr>
      <w:r>
        <w:rPr>
          <w:rFonts w:ascii="Times" w:hAnsi="Times"/>
          <w:b/>
          <w:bCs/>
          <w:sz w:val="24"/>
        </w:rPr>
        <w:t>2. Empirical part</w:t>
      </w:r>
    </w:p>
    <w:p w14:paraId="7AA3FB00" w14:textId="0F6560FB" w:rsidR="000C67D4" w:rsidDel="00B03AA5" w:rsidRDefault="000C67D4" w:rsidP="00BE0A1D">
      <w:pPr>
        <w:pStyle w:val="Normal1"/>
        <w:ind w:left="720"/>
        <w:contextualSpacing w:val="0"/>
        <w:rPr>
          <w:del w:id="57" w:author="Hamza Anwer" w:date="2020-07-29T13:53:00Z"/>
          <w:rFonts w:ascii="Times" w:hAnsi="Times" w:cs="Times"/>
          <w:b/>
          <w:sz w:val="24"/>
          <w:szCs w:val="24"/>
        </w:rPr>
      </w:pPr>
      <w:r w:rsidRPr="00BE0A1D">
        <w:rPr>
          <w:rFonts w:ascii="Times" w:hAnsi="Times" w:cs="Times"/>
          <w:b/>
          <w:sz w:val="24"/>
          <w:szCs w:val="24"/>
        </w:rPr>
        <w:t>Zebrafish husbandry</w:t>
      </w:r>
    </w:p>
    <w:p w14:paraId="2CF24BDC" w14:textId="1152A774" w:rsidR="00000B0B" w:rsidRPr="00D46CEA" w:rsidDel="00B03AA5" w:rsidRDefault="00000B0B">
      <w:pPr>
        <w:pStyle w:val="Normal1"/>
        <w:numPr>
          <w:ilvl w:val="0"/>
          <w:numId w:val="6"/>
        </w:numPr>
        <w:ind w:left="0"/>
        <w:contextualSpacing w:val="0"/>
        <w:rPr>
          <w:del w:id="58" w:author="Hamza Anwer" w:date="2020-07-29T13:53:00Z"/>
          <w:rFonts w:ascii="Times" w:hAnsi="Times" w:cs="Times"/>
          <w:bCs/>
          <w:sz w:val="24"/>
          <w:szCs w:val="24"/>
        </w:rPr>
        <w:pPrChange w:id="59" w:author="Hamza Anwer" w:date="2020-07-29T13:53:00Z">
          <w:pPr>
            <w:pStyle w:val="Normal1"/>
            <w:numPr>
              <w:numId w:val="6"/>
            </w:numPr>
            <w:ind w:left="720" w:hanging="360"/>
            <w:contextualSpacing w:val="0"/>
          </w:pPr>
        </w:pPrChange>
      </w:pPr>
      <w:del w:id="60" w:author="Hamza Anwer" w:date="2020-07-29T13:53:00Z">
        <w:r w:rsidRPr="00D46CEA" w:rsidDel="00B03AA5">
          <w:rPr>
            <w:rFonts w:ascii="Times" w:hAnsi="Times" w:cs="Times"/>
            <w:bCs/>
            <w:sz w:val="24"/>
            <w:szCs w:val="24"/>
          </w:rPr>
          <w:delText>Mixed Wildtype (WT) zebrafish stock was raised and maintained in a Tecniplast Zebtec System at 28°C under a 12-h light:12-h dark cycle at the Garvan Institute of Medical Research, Sydney, Australia. Adult zebrafish were housed in 3.5L tanks (max 24 fish per tank), and larval zebrafish until 1 month of age were housed in 1.1L tanks</w:delText>
        </w:r>
        <w:r w:rsidR="001F0944" w:rsidDel="00B03AA5">
          <w:rPr>
            <w:rFonts w:ascii="Times" w:hAnsi="Times" w:cs="Times"/>
            <w:bCs/>
            <w:sz w:val="24"/>
            <w:szCs w:val="24"/>
          </w:rPr>
          <w:delText xml:space="preserve"> (max </w:delText>
        </w:r>
        <w:r w:rsidR="001F0944" w:rsidRPr="00CE56CB" w:rsidDel="00B03AA5">
          <w:rPr>
            <w:rFonts w:ascii="Times" w:hAnsi="Times" w:cs="Times"/>
            <w:bCs/>
            <w:sz w:val="24"/>
            <w:szCs w:val="24"/>
          </w:rPr>
          <w:delText>4</w:delText>
        </w:r>
        <w:r w:rsidR="001F0944" w:rsidDel="00B03AA5">
          <w:rPr>
            <w:rFonts w:ascii="Times" w:hAnsi="Times" w:cs="Times"/>
            <w:bCs/>
            <w:sz w:val="24"/>
            <w:szCs w:val="24"/>
          </w:rPr>
          <w:delText>0</w:delText>
        </w:r>
        <w:r w:rsidR="001F0944" w:rsidRPr="00CE56CB" w:rsidDel="00B03AA5">
          <w:rPr>
            <w:rFonts w:ascii="Times" w:hAnsi="Times" w:cs="Times"/>
            <w:bCs/>
            <w:sz w:val="24"/>
            <w:szCs w:val="24"/>
          </w:rPr>
          <w:delText xml:space="preserve"> fish per tank)</w:delText>
        </w:r>
        <w:r w:rsidRPr="00D46CEA" w:rsidDel="00B03AA5">
          <w:rPr>
            <w:rFonts w:ascii="Times" w:hAnsi="Times" w:cs="Times"/>
            <w:bCs/>
            <w:sz w:val="24"/>
            <w:szCs w:val="24"/>
          </w:rPr>
          <w:delText>. All tanks received recirculating water (pH 7-8, conductivity 500-2500 μs). Zebrafish were fed a standard facility diet of Paramecium twice daily</w:delText>
        </w:r>
        <w:r w:rsidR="001F0944" w:rsidDel="00B03AA5">
          <w:rPr>
            <w:rFonts w:ascii="Times" w:hAnsi="Times" w:cs="Times"/>
            <w:bCs/>
            <w:sz w:val="24"/>
            <w:szCs w:val="24"/>
          </w:rPr>
          <w:delText>,</w:delText>
        </w:r>
        <w:r w:rsidRPr="00D46CEA" w:rsidDel="00B03AA5">
          <w:rPr>
            <w:rFonts w:ascii="Times" w:hAnsi="Times" w:cs="Times"/>
            <w:bCs/>
            <w:sz w:val="24"/>
            <w:szCs w:val="24"/>
          </w:rPr>
          <w:delText xml:space="preserve"> up until 10-12 dpf, at which point they were weaned onto live Artemia (twice a day) and dried fish food (once a day). All animal experiments were approved by the Garvan Animal Ethics Committee (approval: ARA 18_18), with handling and maintenance following established protocols. </w:delText>
        </w:r>
      </w:del>
    </w:p>
    <w:p w14:paraId="3F46238C" w14:textId="77777777" w:rsidR="00000B0B" w:rsidRDefault="00000B0B" w:rsidP="00B44EC2">
      <w:pPr>
        <w:pStyle w:val="Normal1"/>
        <w:ind w:left="720"/>
        <w:contextualSpacing w:val="0"/>
        <w:rPr>
          <w:rFonts w:ascii="Times" w:hAnsi="Times" w:cs="Times"/>
          <w:b/>
          <w:sz w:val="24"/>
          <w:szCs w:val="24"/>
        </w:rPr>
      </w:pPr>
    </w:p>
    <w:p w14:paraId="0CD4F471" w14:textId="4E556A9E" w:rsidR="00BE0A1D" w:rsidRPr="007E6A9E" w:rsidRDefault="00BE0A1D" w:rsidP="00BE0A1D">
      <w:pPr>
        <w:pStyle w:val="Normal1"/>
        <w:numPr>
          <w:ilvl w:val="0"/>
          <w:numId w:val="6"/>
        </w:numPr>
        <w:contextualSpacing w:val="0"/>
        <w:rPr>
          <w:b/>
          <w:sz w:val="28"/>
        </w:rPr>
      </w:pPr>
      <w:r>
        <w:rPr>
          <w:rFonts w:ascii="Times" w:hAnsi="Times" w:cs="Times"/>
          <w:bCs/>
          <w:sz w:val="24"/>
          <w:szCs w:val="24"/>
        </w:rPr>
        <w:t>Paragraph for this is already written, need to mention sample sizes</w:t>
      </w:r>
    </w:p>
    <w:p w14:paraId="3202B334" w14:textId="500EDE1C" w:rsidR="00A7234B" w:rsidRPr="00E07ADA" w:rsidRDefault="00A7234B" w:rsidP="00BE0A1D">
      <w:pPr>
        <w:pStyle w:val="Normal1"/>
        <w:numPr>
          <w:ilvl w:val="0"/>
          <w:numId w:val="6"/>
        </w:numPr>
        <w:contextualSpacing w:val="0"/>
        <w:rPr>
          <w:b/>
          <w:sz w:val="28"/>
        </w:rPr>
      </w:pPr>
      <w:r>
        <w:rPr>
          <w:rFonts w:ascii="Times" w:hAnsi="Times" w:cs="Times"/>
          <w:bCs/>
          <w:sz w:val="24"/>
          <w:szCs w:val="24"/>
        </w:rPr>
        <w:t>Ethics statement and permit number</w:t>
      </w:r>
    </w:p>
    <w:p w14:paraId="63464AC9" w14:textId="77777777" w:rsidR="00703E9B" w:rsidRDefault="00703E9B" w:rsidP="00A7234B">
      <w:pPr>
        <w:pStyle w:val="Normal1"/>
        <w:ind w:left="720"/>
        <w:contextualSpacing w:val="0"/>
        <w:rPr>
          <w:ins w:id="61" w:author="Shinichi Nakagawa" w:date="2020-07-28T06:25:00Z"/>
          <w:rFonts w:ascii="Times" w:hAnsi="Times"/>
          <w:b/>
          <w:bCs/>
          <w:sz w:val="24"/>
        </w:rPr>
      </w:pPr>
    </w:p>
    <w:p w14:paraId="6F551E8D" w14:textId="391E87A3" w:rsidR="00A7234B" w:rsidRPr="00BE0A1D" w:rsidRDefault="00A7234B" w:rsidP="00A7234B">
      <w:pPr>
        <w:pStyle w:val="Normal1"/>
        <w:ind w:left="720"/>
        <w:contextualSpacing w:val="0"/>
        <w:rPr>
          <w:rFonts w:ascii="Times" w:hAnsi="Times"/>
          <w:b/>
          <w:bCs/>
          <w:sz w:val="24"/>
        </w:rPr>
      </w:pPr>
      <w:r>
        <w:rPr>
          <w:rFonts w:ascii="Times" w:hAnsi="Times"/>
          <w:b/>
          <w:bCs/>
          <w:sz w:val="24"/>
        </w:rPr>
        <w:t>Tank types</w:t>
      </w:r>
    </w:p>
    <w:p w14:paraId="2F8201E2" w14:textId="77777777" w:rsidR="00A7234B" w:rsidRDefault="00A7234B" w:rsidP="00A7234B">
      <w:pPr>
        <w:pStyle w:val="Normal1"/>
        <w:numPr>
          <w:ilvl w:val="0"/>
          <w:numId w:val="6"/>
        </w:numPr>
        <w:contextualSpacing w:val="0"/>
        <w:rPr>
          <w:rFonts w:ascii="Times" w:hAnsi="Times"/>
          <w:sz w:val="24"/>
        </w:rPr>
      </w:pPr>
      <w:r>
        <w:rPr>
          <w:rFonts w:ascii="Times" w:hAnsi="Times"/>
          <w:sz w:val="24"/>
        </w:rPr>
        <w:t>Describe tanks that are being used (dimensions, standardization; refer to figures)</w:t>
      </w:r>
    </w:p>
    <w:p w14:paraId="38364439" w14:textId="77777777" w:rsidR="00703E9B" w:rsidRDefault="00703E9B" w:rsidP="00E07ADA">
      <w:pPr>
        <w:pStyle w:val="Normal1"/>
        <w:ind w:left="720"/>
        <w:contextualSpacing w:val="0"/>
        <w:rPr>
          <w:ins w:id="62" w:author="Shinichi Nakagawa" w:date="2020-07-28T06:25:00Z"/>
          <w:rFonts w:ascii="Times" w:hAnsi="Times" w:cs="Times"/>
          <w:b/>
          <w:sz w:val="24"/>
          <w:szCs w:val="24"/>
        </w:rPr>
      </w:pPr>
    </w:p>
    <w:p w14:paraId="3DE806FD" w14:textId="7409D4D1" w:rsidR="00E07ADA" w:rsidRPr="00E07ADA" w:rsidRDefault="00E07ADA" w:rsidP="00E07ADA">
      <w:pPr>
        <w:pStyle w:val="Normal1"/>
        <w:ind w:left="720"/>
        <w:contextualSpacing w:val="0"/>
        <w:rPr>
          <w:b/>
          <w:sz w:val="28"/>
        </w:rPr>
      </w:pPr>
      <w:r>
        <w:rPr>
          <w:rFonts w:ascii="Times" w:hAnsi="Times" w:cs="Times"/>
          <w:b/>
          <w:sz w:val="24"/>
          <w:szCs w:val="24"/>
        </w:rPr>
        <w:t>Experimental design</w:t>
      </w:r>
    </w:p>
    <w:p w14:paraId="77843A54" w14:textId="5BA133AC" w:rsidR="002521F0" w:rsidRDefault="002521F0" w:rsidP="00AA75A6">
      <w:pPr>
        <w:pStyle w:val="Normal1"/>
        <w:numPr>
          <w:ilvl w:val="0"/>
          <w:numId w:val="6"/>
        </w:numPr>
        <w:contextualSpacing w:val="0"/>
        <w:rPr>
          <w:rFonts w:ascii="Times" w:hAnsi="Times"/>
          <w:sz w:val="24"/>
        </w:rPr>
      </w:pPr>
      <w:r>
        <w:rPr>
          <w:rFonts w:ascii="Times" w:hAnsi="Times"/>
          <w:sz w:val="24"/>
        </w:rPr>
        <w:t xml:space="preserve">Detail experimental design to describe how we will test repeatability in both short and tall tanks </w:t>
      </w:r>
      <w:r w:rsidR="00C65FF5">
        <w:rPr>
          <w:rFonts w:ascii="Times" w:hAnsi="Times"/>
          <w:sz w:val="24"/>
        </w:rPr>
        <w:t>(can refer to protocol)</w:t>
      </w:r>
    </w:p>
    <w:p w14:paraId="24D3887A" w14:textId="066C4640" w:rsidR="002521F0" w:rsidRDefault="002521F0" w:rsidP="00AA75A6">
      <w:pPr>
        <w:pStyle w:val="Normal1"/>
        <w:numPr>
          <w:ilvl w:val="0"/>
          <w:numId w:val="6"/>
        </w:numPr>
        <w:contextualSpacing w:val="0"/>
        <w:rPr>
          <w:rFonts w:ascii="Times" w:hAnsi="Times"/>
          <w:sz w:val="24"/>
        </w:rPr>
      </w:pPr>
      <w:r>
        <w:rPr>
          <w:rFonts w:ascii="Times" w:hAnsi="Times"/>
          <w:sz w:val="24"/>
        </w:rPr>
        <w:t>Describe pseudorand</w:t>
      </w:r>
      <w:r w:rsidR="00EB332C">
        <w:rPr>
          <w:rFonts w:ascii="Times" w:hAnsi="Times"/>
          <w:sz w:val="24"/>
        </w:rPr>
        <w:t>omization process to account for things like time of day, order of tanks being run etc.</w:t>
      </w:r>
    </w:p>
    <w:p w14:paraId="02CFBDE6" w14:textId="789A84A5" w:rsidR="00F944E9" w:rsidRDefault="00F944E9" w:rsidP="00AA75A6">
      <w:pPr>
        <w:pStyle w:val="Normal1"/>
        <w:numPr>
          <w:ilvl w:val="0"/>
          <w:numId w:val="6"/>
        </w:numPr>
        <w:contextualSpacing w:val="0"/>
        <w:rPr>
          <w:rFonts w:ascii="Times" w:hAnsi="Times"/>
          <w:sz w:val="24"/>
        </w:rPr>
      </w:pPr>
      <w:r>
        <w:rPr>
          <w:rFonts w:ascii="Times" w:hAnsi="Times"/>
          <w:sz w:val="24"/>
        </w:rPr>
        <w:t>Extracti</w:t>
      </w:r>
      <w:r w:rsidR="00C65FF5">
        <w:rPr>
          <w:rFonts w:ascii="Times" w:hAnsi="Times"/>
          <w:sz w:val="24"/>
        </w:rPr>
        <w:t>on</w:t>
      </w:r>
      <w:r>
        <w:rPr>
          <w:rFonts w:ascii="Times" w:hAnsi="Times"/>
          <w:sz w:val="24"/>
        </w:rPr>
        <w:t xml:space="preserve"> via Ethovision</w:t>
      </w:r>
      <w:r w:rsidR="00C65FF5">
        <w:rPr>
          <w:rFonts w:ascii="Times" w:hAnsi="Times"/>
          <w:sz w:val="24"/>
        </w:rPr>
        <w:t xml:space="preserve"> (can refer to protocol)</w:t>
      </w:r>
    </w:p>
    <w:p w14:paraId="5A5B4AC9" w14:textId="77777777" w:rsidR="00703E9B" w:rsidRDefault="00703E9B" w:rsidP="00E07ADA">
      <w:pPr>
        <w:pStyle w:val="Normal1"/>
        <w:ind w:left="720"/>
        <w:contextualSpacing w:val="0"/>
        <w:rPr>
          <w:ins w:id="63" w:author="Shinichi Nakagawa" w:date="2020-07-28T06:25:00Z"/>
          <w:rFonts w:ascii="Times" w:hAnsi="Times"/>
          <w:b/>
          <w:bCs/>
          <w:sz w:val="24"/>
        </w:rPr>
      </w:pPr>
    </w:p>
    <w:p w14:paraId="277117AF" w14:textId="5C6CF0B6" w:rsidR="00F944E9" w:rsidRDefault="00F944E9" w:rsidP="00E07ADA">
      <w:pPr>
        <w:pStyle w:val="Normal1"/>
        <w:ind w:left="720"/>
        <w:contextualSpacing w:val="0"/>
        <w:rPr>
          <w:rFonts w:ascii="Times" w:hAnsi="Times"/>
          <w:b/>
          <w:bCs/>
          <w:sz w:val="24"/>
        </w:rPr>
      </w:pPr>
      <w:commentRangeStart w:id="64"/>
      <w:r w:rsidRPr="00E07ADA">
        <w:rPr>
          <w:rFonts w:ascii="Times" w:hAnsi="Times"/>
          <w:b/>
          <w:bCs/>
          <w:sz w:val="24"/>
        </w:rPr>
        <w:t>Statistical analysis</w:t>
      </w:r>
      <w:commentRangeEnd w:id="64"/>
      <w:r w:rsidR="00703E9B">
        <w:rPr>
          <w:rStyle w:val="CommentReference"/>
        </w:rPr>
        <w:commentReference w:id="64"/>
      </w:r>
    </w:p>
    <w:p w14:paraId="78AA1D7E" w14:textId="61E09AA2" w:rsidR="007051E3" w:rsidRPr="00D46CEA" w:rsidRDefault="007051E3" w:rsidP="007051E3">
      <w:pPr>
        <w:pStyle w:val="Normal1"/>
        <w:numPr>
          <w:ilvl w:val="0"/>
          <w:numId w:val="6"/>
        </w:numPr>
        <w:contextualSpacing w:val="0"/>
        <w:rPr>
          <w:rFonts w:ascii="Times" w:hAnsi="Times"/>
          <w:b/>
          <w:bCs/>
          <w:sz w:val="24"/>
        </w:rPr>
      </w:pPr>
      <w:r>
        <w:rPr>
          <w:rFonts w:ascii="Times" w:hAnsi="Times"/>
          <w:sz w:val="24"/>
        </w:rPr>
        <w:t>See Takuji’s paper for a good guideline regarding the repeatability analysis</w:t>
      </w:r>
    </w:p>
    <w:p w14:paraId="00991252" w14:textId="15354589" w:rsidR="00A45B53" w:rsidRPr="00D46CEA" w:rsidRDefault="00A45B53" w:rsidP="00D46CEA">
      <w:pPr>
        <w:pStyle w:val="Normal1"/>
        <w:numPr>
          <w:ilvl w:val="0"/>
          <w:numId w:val="6"/>
        </w:numPr>
        <w:rPr>
          <w:rFonts w:ascii="Times" w:hAnsi="Times"/>
          <w:sz w:val="24"/>
          <w:lang w:val="en-AU"/>
        </w:rPr>
      </w:pPr>
      <w:r>
        <w:rPr>
          <w:rFonts w:ascii="Times" w:hAnsi="Times"/>
          <w:sz w:val="24"/>
        </w:rPr>
        <w:t>Mention which packages were used for analysis (rptr) and what factors were used as fixed and what were used as random (also mention how data was subset into tall and short and also analy</w:t>
      </w:r>
      <w:r w:rsidR="00B66F00">
        <w:rPr>
          <w:rFonts w:ascii="Times" w:hAnsi="Times"/>
          <w:sz w:val="24"/>
        </w:rPr>
        <w:t>z</w:t>
      </w:r>
      <w:r>
        <w:rPr>
          <w:rFonts w:ascii="Times" w:hAnsi="Times"/>
          <w:sz w:val="24"/>
        </w:rPr>
        <w:t>ed when both were together)</w:t>
      </w:r>
      <w:r w:rsidR="00BA6C5E">
        <w:rPr>
          <w:rFonts w:ascii="Times" w:hAnsi="Times"/>
          <w:sz w:val="24"/>
        </w:rPr>
        <w:t>; “</w:t>
      </w:r>
      <w:r w:rsidR="00BA6C5E" w:rsidRPr="00BA6C5E">
        <w:rPr>
          <w:rFonts w:ascii="Times" w:hAnsi="Times"/>
          <w:sz w:val="24"/>
          <w:lang w:val="en-AU"/>
        </w:rPr>
        <w:t>Uncertainty in repeatability estimates was obtained using parametri</w:t>
      </w:r>
      <w:r w:rsidR="00BA6C5E">
        <w:rPr>
          <w:rFonts w:ascii="Times" w:hAnsi="Times"/>
          <w:sz w:val="24"/>
          <w:lang w:val="en-AU"/>
        </w:rPr>
        <w:t xml:space="preserve">c </w:t>
      </w:r>
      <w:r w:rsidR="00BA6C5E" w:rsidRPr="00BA6C5E">
        <w:rPr>
          <w:rFonts w:ascii="Times" w:hAnsi="Times"/>
          <w:sz w:val="24"/>
          <w:lang w:val="en-AU"/>
        </w:rPr>
        <w:t>bootstrapping, which was set to 10,000 for all models</w:t>
      </w:r>
      <w:r w:rsidR="00BA6C5E">
        <w:rPr>
          <w:rFonts w:ascii="Times" w:hAnsi="Times"/>
          <w:sz w:val="24"/>
          <w:lang w:val="en-AU"/>
        </w:rPr>
        <w:t>”</w:t>
      </w:r>
    </w:p>
    <w:p w14:paraId="7CC0D1ED" w14:textId="77777777" w:rsidR="004F6CA3" w:rsidRDefault="007051E3" w:rsidP="004F6CA3">
      <w:pPr>
        <w:pStyle w:val="Normal1"/>
        <w:numPr>
          <w:ilvl w:val="0"/>
          <w:numId w:val="6"/>
        </w:numPr>
        <w:contextualSpacing w:val="0"/>
        <w:rPr>
          <w:ins w:id="65" w:author="Hamza Anwer" w:date="2020-07-28T12:21:00Z"/>
          <w:rFonts w:ascii="Times" w:hAnsi="Times"/>
          <w:b/>
          <w:bCs/>
          <w:sz w:val="24"/>
        </w:rPr>
      </w:pPr>
      <w:r>
        <w:rPr>
          <w:rFonts w:ascii="Times" w:hAnsi="Times"/>
          <w:sz w:val="24"/>
        </w:rPr>
        <w:lastRenderedPageBreak/>
        <w:t>Detail how differences were calculated between short and tall tank repeatabilities; and between males and females in tall and males and females in short tank</w:t>
      </w:r>
      <w:ins w:id="66" w:author="Hamza Anwer" w:date="2020-07-28T12:21:00Z">
        <w:r w:rsidR="004F6CA3">
          <w:rPr>
            <w:rFonts w:ascii="Times" w:hAnsi="Times"/>
            <w:b/>
            <w:bCs/>
            <w:sz w:val="24"/>
          </w:rPr>
          <w:t>s</w:t>
        </w:r>
      </w:ins>
    </w:p>
    <w:p w14:paraId="648B37C2" w14:textId="4D6B45B7" w:rsidR="004F6CA3" w:rsidRDefault="007051E3" w:rsidP="004F6CA3">
      <w:pPr>
        <w:pStyle w:val="Normal1"/>
        <w:contextualSpacing w:val="0"/>
        <w:rPr>
          <w:ins w:id="67" w:author="Hamza Anwer" w:date="2020-07-28T12:22:00Z"/>
          <w:rFonts w:ascii="Times" w:hAnsi="Times"/>
          <w:sz w:val="24"/>
        </w:rPr>
      </w:pPr>
      <w:del w:id="68" w:author="Hamza Anwer" w:date="2020-07-28T12:21:00Z">
        <w:r w:rsidDel="004F6CA3">
          <w:rPr>
            <w:rFonts w:ascii="Times" w:hAnsi="Times"/>
            <w:sz w:val="24"/>
          </w:rPr>
          <w:delText>s</w:delText>
        </w:r>
      </w:del>
    </w:p>
    <w:p w14:paraId="172FFE17" w14:textId="77777777" w:rsidR="004F6CA3" w:rsidRDefault="004F6CA3" w:rsidP="004F6CA3">
      <w:pPr>
        <w:rPr>
          <w:ins w:id="69" w:author="Hamza Anwer" w:date="2020-07-28T12:22:00Z"/>
          <w:b/>
          <w:sz w:val="28"/>
        </w:rPr>
      </w:pPr>
      <w:ins w:id="70" w:author="Hamza Anwer" w:date="2020-07-28T12:22:00Z">
        <w:r>
          <w:rPr>
            <w:b/>
            <w:sz w:val="28"/>
          </w:rPr>
          <w:t>Materials and methods</w:t>
        </w:r>
      </w:ins>
    </w:p>
    <w:p w14:paraId="273387B5" w14:textId="77777777" w:rsidR="004F6CA3" w:rsidRDefault="004F6CA3" w:rsidP="004F6CA3">
      <w:pPr>
        <w:rPr>
          <w:ins w:id="71" w:author="Hamza Anwer" w:date="2020-07-28T12:22:00Z"/>
          <w:b/>
          <w:sz w:val="28"/>
        </w:rPr>
      </w:pPr>
    </w:p>
    <w:p w14:paraId="7EE9EBF0" w14:textId="7CEA50BE" w:rsidR="004F6CA3" w:rsidRDefault="00781CA0" w:rsidP="004F6CA3">
      <w:pPr>
        <w:rPr>
          <w:ins w:id="72" w:author="Hamza Anwer" w:date="2020-07-28T12:22:00Z"/>
          <w:bCs/>
          <w:sz w:val="28"/>
        </w:rPr>
      </w:pPr>
      <w:ins w:id="73" w:author="Hamza Anwer" w:date="2020-07-29T14:22:00Z">
        <w:r>
          <w:rPr>
            <w:bCs/>
            <w:i/>
            <w:iCs/>
            <w:sz w:val="28"/>
          </w:rPr>
          <w:t>Systema</w:t>
        </w:r>
      </w:ins>
      <w:ins w:id="74" w:author="Hamza Anwer" w:date="2020-07-29T14:23:00Z">
        <w:r>
          <w:rPr>
            <w:bCs/>
            <w:i/>
            <w:iCs/>
            <w:sz w:val="28"/>
          </w:rPr>
          <w:t>tic review/</w:t>
        </w:r>
      </w:ins>
      <w:commentRangeStart w:id="75"/>
      <w:ins w:id="76" w:author="Hamza Anwer" w:date="2020-07-28T12:22:00Z">
        <w:r w:rsidR="004F6CA3">
          <w:rPr>
            <w:bCs/>
            <w:i/>
            <w:iCs/>
            <w:sz w:val="28"/>
          </w:rPr>
          <w:t>Anxiety</w:t>
        </w:r>
        <w:commentRangeEnd w:id="75"/>
        <w:r w:rsidR="004F6CA3">
          <w:rPr>
            <w:rStyle w:val="CommentReference"/>
          </w:rPr>
          <w:commentReference w:id="75"/>
        </w:r>
        <w:r w:rsidR="004F6CA3">
          <w:rPr>
            <w:bCs/>
            <w:i/>
            <w:iCs/>
            <w:sz w:val="28"/>
          </w:rPr>
          <w:t xml:space="preserve"> survey</w:t>
        </w:r>
      </w:ins>
    </w:p>
    <w:p w14:paraId="6F0D5770" w14:textId="77777777" w:rsidR="004F6CA3" w:rsidRDefault="004F6CA3" w:rsidP="004F6CA3">
      <w:pPr>
        <w:rPr>
          <w:ins w:id="77" w:author="Hamza Anwer" w:date="2020-07-28T12:22:00Z"/>
          <w:bCs/>
          <w:sz w:val="28"/>
        </w:rPr>
      </w:pPr>
    </w:p>
    <w:p w14:paraId="6DE04A43" w14:textId="504695E0" w:rsidR="004F6CA3" w:rsidRDefault="004F6CA3" w:rsidP="004F6CA3">
      <w:pPr>
        <w:pStyle w:val="Normal1"/>
        <w:rPr>
          <w:ins w:id="78" w:author="Hamza Anwer" w:date="2020-07-28T12:22:00Z"/>
          <w:rFonts w:ascii="Times" w:hAnsi="Times"/>
          <w:sz w:val="24"/>
          <w:lang w:val="en-AU"/>
        </w:rPr>
      </w:pPr>
      <w:ins w:id="79" w:author="Hamza Anwer" w:date="2020-07-28T12:22:00Z">
        <w:r>
          <w:rPr>
            <w:rFonts w:ascii="Times" w:hAnsi="Times"/>
            <w:sz w:val="24"/>
            <w:lang w:val="en-GB"/>
          </w:rPr>
          <w:t xml:space="preserve">Using a pre-defined </w:t>
        </w:r>
        <w:commentRangeStart w:id="80"/>
        <w:r>
          <w:rPr>
            <w:rFonts w:ascii="Times" w:hAnsi="Times"/>
            <w:sz w:val="24"/>
            <w:lang w:val="en-GB"/>
          </w:rPr>
          <w:t>search</w:t>
        </w:r>
      </w:ins>
      <w:commentRangeEnd w:id="80"/>
      <w:ins w:id="81" w:author="Hamza Anwer" w:date="2020-07-29T14:22:00Z">
        <w:r w:rsidR="00F241D4">
          <w:rPr>
            <w:rStyle w:val="CommentReference"/>
          </w:rPr>
          <w:commentReference w:id="80"/>
        </w:r>
      </w:ins>
      <w:ins w:id="82" w:author="Hamza Anwer" w:date="2020-07-28T12:22:00Z">
        <w:r>
          <w:rPr>
            <w:rFonts w:ascii="Times" w:hAnsi="Times"/>
            <w:sz w:val="24"/>
            <w:lang w:val="en-GB"/>
          </w:rPr>
          <w:t xml:space="preserve"> string, w</w:t>
        </w:r>
        <w:r w:rsidRPr="00056E10">
          <w:rPr>
            <w:rFonts w:ascii="Times" w:hAnsi="Times"/>
            <w:sz w:val="24"/>
            <w:lang w:val="en-GB"/>
          </w:rPr>
          <w:t>e performed a systematic review</w:t>
        </w:r>
      </w:ins>
      <w:ins w:id="83" w:author="Hamza Anwer" w:date="2020-07-29T14:22:00Z">
        <w:r w:rsidR="00781CA0">
          <w:rPr>
            <w:rFonts w:ascii="Times" w:hAnsi="Times"/>
            <w:sz w:val="24"/>
            <w:lang w:val="en-GB"/>
          </w:rPr>
          <w:t>/survey</w:t>
        </w:r>
      </w:ins>
      <w:ins w:id="84" w:author="Hamza Anwer" w:date="2020-07-28T12:22:00Z">
        <w:r w:rsidRPr="00056E10">
          <w:rPr>
            <w:rFonts w:ascii="Times" w:hAnsi="Times"/>
            <w:sz w:val="24"/>
            <w:lang w:val="en-GB"/>
          </w:rPr>
          <w:t xml:space="preserve"> of the academic literature using t</w:t>
        </w:r>
        <w:r>
          <w:rPr>
            <w:rFonts w:ascii="Times" w:hAnsi="Times"/>
            <w:sz w:val="24"/>
            <w:lang w:val="en-GB"/>
          </w:rPr>
          <w:t>he</w:t>
        </w:r>
        <w:r w:rsidRPr="00056E10">
          <w:rPr>
            <w:rFonts w:ascii="Times" w:hAnsi="Times"/>
            <w:sz w:val="24"/>
            <w:lang w:val="en-GB"/>
          </w:rPr>
          <w:t xml:space="preserve"> online database</w:t>
        </w:r>
        <w:r>
          <w:rPr>
            <w:rFonts w:ascii="Times" w:hAnsi="Times"/>
            <w:sz w:val="24"/>
            <w:lang w:val="en-GB"/>
          </w:rPr>
          <w:t xml:space="preserve"> </w:t>
        </w:r>
        <w:r w:rsidRPr="00056E10">
          <w:rPr>
            <w:rFonts w:ascii="Times" w:hAnsi="Times"/>
            <w:sz w:val="24"/>
            <w:lang w:val="en-GB"/>
          </w:rPr>
          <w:t xml:space="preserve">Scopus </w:t>
        </w:r>
        <w:r>
          <w:rPr>
            <w:rFonts w:ascii="Times" w:hAnsi="Times"/>
            <w:sz w:val="24"/>
            <w:lang w:val="en-GB"/>
          </w:rPr>
          <w:t xml:space="preserve">in May 2020. </w:t>
        </w:r>
        <w:r w:rsidRPr="00A35E8D">
          <w:rPr>
            <w:rFonts w:ascii="Times" w:hAnsi="Times"/>
            <w:sz w:val="24"/>
            <w:lang w:val="en-AU"/>
          </w:rPr>
          <w:t xml:space="preserve">We screened titles and abstracts of downloaded bibliometric records using Rayyan QCRI </w:t>
        </w:r>
        <w:r w:rsidRPr="00A35E8D">
          <w:rPr>
            <w:rFonts w:ascii="Times" w:hAnsi="Times"/>
            <w:sz w:val="24"/>
            <w:lang w:val="en-AU"/>
          </w:rPr>
          <w:fldChar w:fldCharType="begin" w:fldLock="1"/>
        </w:r>
      </w:ins>
      <w:r w:rsidR="000B7B44">
        <w:rPr>
          <w:rFonts w:ascii="Times" w:hAnsi="Times"/>
          <w:sz w:val="24"/>
          <w:lang w:val="en-AU"/>
        </w:rPr>
        <w:instrText>ADDIN CSL_CITATION {"citationItems":[{"id":"ITEM-1","itemData":{"DOI":"10.1186/s13643-016-0384-4","ISSN":"2046-4053","abstract":"Synthesis of multiple randomized controlled trials (RCTs) in a systematic review can summarize the effects of individual outcomes and provide numerical answers about the effectiveness of interventions. Filtering of searches is time consuming, and no single method fulfills the principal requirements of speed with accuracy. Automation of systematic reviews is driven by a necessity to expedite the availability of current best evidence for policy and clinical decision-making.","author":[{"dropping-particle":"","family":"Ouzzani","given":"Mourad","non-dropping-particle":"","parse-names":false,"suffix":""},{"dropping-particle":"","family":"Hammady","given":"Hossam","non-dropping-particle":"","parse-names":false,"suffix":""},{"dropping-particle":"","family":"Fedorowicz","given":"Zbys","non-dropping-particle":"","parse-names":false,"suffix":""},{"dropping-particle":"","family":"Elmagarmid","given":"Ahmed","non-dropping-particle":"","parse-names":false,"suffix":""}],"container-title":"Systematic Reviews","id":"ITEM-1","issue":"1","issued":{"date-parts":[["2016"]]},"page":"210","title":"Rayyan---a web and mobile app for systematic reviews","type":"article-journal","volume":"5"},"uris":["http://www.mendeley.com/documents/?uuid=8473fb4e-a63e-4192-a30c-8469054619d6"]}],"mendeley":{"formattedCitation":"(Ouzzani et al. 2016)","plainTextFormattedCitation":"(Ouzzani et al. 2016)","previouslyFormattedCitation":"(Ouzzani et al. 2016)"},"properties":{"noteIndex":0},"schema":"https://github.com/citation-style-language/schema/raw/master/csl-citation.json"}</w:instrText>
      </w:r>
      <w:ins w:id="85" w:author="Hamza Anwer" w:date="2020-07-28T12:22:00Z">
        <w:r w:rsidRPr="00A35E8D">
          <w:rPr>
            <w:rFonts w:ascii="Times" w:hAnsi="Times"/>
            <w:sz w:val="24"/>
            <w:lang w:val="en-AU"/>
          </w:rPr>
          <w:fldChar w:fldCharType="separate"/>
        </w:r>
        <w:r w:rsidRPr="00A35E8D">
          <w:rPr>
            <w:rFonts w:ascii="Times" w:hAnsi="Times"/>
            <w:noProof/>
            <w:sz w:val="24"/>
            <w:lang w:val="en-AU"/>
          </w:rPr>
          <w:t>(Ouzzani et al. 2016)</w:t>
        </w:r>
        <w:r w:rsidRPr="00A35E8D">
          <w:rPr>
            <w:rFonts w:ascii="Times" w:hAnsi="Times"/>
            <w:sz w:val="24"/>
            <w:lang w:val="en-GB"/>
          </w:rPr>
          <w:fldChar w:fldCharType="end"/>
        </w:r>
        <w:r w:rsidRPr="00A35E8D">
          <w:rPr>
            <w:rFonts w:ascii="Times" w:hAnsi="Times"/>
            <w:sz w:val="24"/>
            <w:lang w:val="en-AU"/>
          </w:rPr>
          <w:t xml:space="preserve">. We </w:t>
        </w:r>
        <w:commentRangeStart w:id="86"/>
        <w:r w:rsidRPr="00A35E8D">
          <w:rPr>
            <w:rFonts w:ascii="Times" w:hAnsi="Times"/>
            <w:sz w:val="24"/>
            <w:lang w:val="en-AU"/>
          </w:rPr>
          <w:t>aimed</w:t>
        </w:r>
      </w:ins>
      <w:commentRangeEnd w:id="86"/>
      <w:ins w:id="87" w:author="Hamza Anwer" w:date="2020-07-29T13:53:00Z">
        <w:r w:rsidR="00F72FFD">
          <w:rPr>
            <w:rStyle w:val="CommentReference"/>
          </w:rPr>
          <w:commentReference w:id="86"/>
        </w:r>
      </w:ins>
      <w:ins w:id="88" w:author="Hamza Anwer" w:date="2020-07-28T12:22:00Z">
        <w:r w:rsidRPr="00A35E8D">
          <w:rPr>
            <w:rFonts w:ascii="Times" w:hAnsi="Times"/>
            <w:sz w:val="24"/>
            <w:lang w:val="en-AU"/>
          </w:rPr>
          <w:t xml:space="preserve"> to identify experimental studies </w:t>
        </w:r>
        <w:r>
          <w:rPr>
            <w:rFonts w:ascii="Times" w:hAnsi="Times"/>
            <w:sz w:val="24"/>
            <w:lang w:val="en-AU"/>
          </w:rPr>
          <w:t>using</w:t>
        </w:r>
        <w:r w:rsidRPr="00A35E8D">
          <w:rPr>
            <w:rFonts w:ascii="Times" w:hAnsi="Times"/>
            <w:sz w:val="24"/>
            <w:lang w:val="en-AU"/>
          </w:rPr>
          <w:t xml:space="preserve"> laboratory </w:t>
        </w:r>
        <w:r>
          <w:rPr>
            <w:rFonts w:ascii="Times" w:hAnsi="Times"/>
            <w:sz w:val="24"/>
            <w:lang w:val="en-AU"/>
          </w:rPr>
          <w:t xml:space="preserve">zebrafish in novel tank test anxiety assays. From </w:t>
        </w:r>
      </w:ins>
      <w:commentRangeStart w:id="89"/>
      <w:ins w:id="90" w:author="Hamza Anwer" w:date="2020-07-29T13:54:00Z">
        <w:r w:rsidR="00FF7778">
          <w:rPr>
            <w:rFonts w:ascii="Times" w:hAnsi="Times"/>
            <w:sz w:val="24"/>
            <w:lang w:val="en-AU"/>
          </w:rPr>
          <w:t>50</w:t>
        </w:r>
        <w:commentRangeEnd w:id="89"/>
        <w:r w:rsidR="00C31413">
          <w:rPr>
            <w:rStyle w:val="CommentReference"/>
          </w:rPr>
          <w:commentReference w:id="89"/>
        </w:r>
        <w:r w:rsidR="00FF7778">
          <w:rPr>
            <w:rFonts w:ascii="Times" w:hAnsi="Times"/>
            <w:sz w:val="24"/>
            <w:lang w:val="en-AU"/>
          </w:rPr>
          <w:t xml:space="preserve"> </w:t>
        </w:r>
      </w:ins>
      <w:ins w:id="91" w:author="Hamza Anwer" w:date="2020-07-28T12:22:00Z">
        <w:r>
          <w:rPr>
            <w:rFonts w:ascii="Times" w:hAnsi="Times"/>
            <w:sz w:val="24"/>
            <w:lang w:val="en-AU"/>
          </w:rPr>
          <w:t>included studies, we</w:t>
        </w:r>
        <w:r w:rsidRPr="00E46650">
          <w:rPr>
            <w:rFonts w:ascii="Times" w:hAnsi="Times"/>
            <w:sz w:val="24"/>
            <w:lang w:val="en-AU"/>
          </w:rPr>
          <w:t xml:space="preserve"> coded experiment-level information</w:t>
        </w:r>
        <w:r>
          <w:rPr>
            <w:rFonts w:ascii="Times" w:hAnsi="Times"/>
            <w:sz w:val="24"/>
            <w:lang w:val="en-AU"/>
          </w:rPr>
          <w:t xml:space="preserve"> such as study focus (i.e. behavioural, medical), treatment (i.e. drugs) and tank type (i.e. rectangular, trapezoidal). We extracted numbers pertaining to tank capacity, tank dimensions, duration of assay and sample sizes and coded </w:t>
        </w:r>
      </w:ins>
      <w:ins w:id="92" w:author="Hamza Anwer" w:date="2020-07-28T15:37:00Z">
        <w:r w:rsidR="00543FAD">
          <w:rPr>
            <w:rFonts w:ascii="Times" w:hAnsi="Times"/>
            <w:sz w:val="24"/>
            <w:lang w:val="en-AU"/>
          </w:rPr>
          <w:t xml:space="preserve">zebrafish </w:t>
        </w:r>
      </w:ins>
      <w:ins w:id="93" w:author="Hamza Anwer" w:date="2020-07-28T12:22:00Z">
        <w:r>
          <w:rPr>
            <w:rFonts w:ascii="Times" w:hAnsi="Times"/>
            <w:sz w:val="24"/>
            <w:lang w:val="en-AU"/>
          </w:rPr>
          <w:t xml:space="preserve">behavioural endpoints (see Supplemental Materials for full list) used to assess an anxiety state. Following extraction, we tallied behavioural endpoints to select the most commonly used and include in our study. </w:t>
        </w:r>
      </w:ins>
    </w:p>
    <w:p w14:paraId="508DDFCE" w14:textId="77777777" w:rsidR="004F6CA3" w:rsidRDefault="004F6CA3" w:rsidP="004F6CA3">
      <w:pPr>
        <w:pStyle w:val="Normal1"/>
        <w:rPr>
          <w:ins w:id="94" w:author="Hamza Anwer" w:date="2020-07-28T12:22:00Z"/>
          <w:rFonts w:ascii="Times" w:hAnsi="Times"/>
          <w:sz w:val="24"/>
          <w:lang w:val="en-AU"/>
        </w:rPr>
      </w:pPr>
    </w:p>
    <w:p w14:paraId="6DCFB83A" w14:textId="77777777" w:rsidR="004F6CA3" w:rsidRPr="00056E10" w:rsidRDefault="004F6CA3" w:rsidP="004F6CA3">
      <w:pPr>
        <w:rPr>
          <w:ins w:id="95" w:author="Hamza Anwer" w:date="2020-07-28T12:22:00Z"/>
          <w:bCs/>
          <w:i/>
          <w:iCs/>
          <w:sz w:val="28"/>
        </w:rPr>
      </w:pPr>
      <w:ins w:id="96" w:author="Hamza Anwer" w:date="2020-07-28T12:22:00Z">
        <w:r w:rsidRPr="00056E10">
          <w:rPr>
            <w:bCs/>
            <w:i/>
            <w:iCs/>
            <w:sz w:val="28"/>
          </w:rPr>
          <w:t xml:space="preserve">Zebrafish </w:t>
        </w:r>
        <w:commentRangeStart w:id="97"/>
        <w:r w:rsidRPr="00056E10">
          <w:rPr>
            <w:bCs/>
            <w:i/>
            <w:iCs/>
            <w:sz w:val="28"/>
          </w:rPr>
          <w:t>husbandry</w:t>
        </w:r>
        <w:commentRangeEnd w:id="97"/>
        <w:r>
          <w:rPr>
            <w:rStyle w:val="CommentReference"/>
          </w:rPr>
          <w:commentReference w:id="97"/>
        </w:r>
      </w:ins>
    </w:p>
    <w:p w14:paraId="54DB7378" w14:textId="77777777" w:rsidR="004F6CA3" w:rsidRDefault="004F6CA3" w:rsidP="004F6CA3">
      <w:pPr>
        <w:pStyle w:val="Normal1"/>
        <w:rPr>
          <w:ins w:id="98" w:author="Hamza Anwer" w:date="2020-07-28T12:22:00Z"/>
          <w:rFonts w:ascii="Times" w:hAnsi="Times"/>
          <w:sz w:val="24"/>
          <w:lang w:val="en-GB"/>
        </w:rPr>
      </w:pPr>
    </w:p>
    <w:p w14:paraId="01E999BD" w14:textId="5A36CD49" w:rsidR="004F6CA3" w:rsidRDefault="004F6CA3" w:rsidP="004F6CA3">
      <w:pPr>
        <w:pStyle w:val="Normal1"/>
        <w:contextualSpacing w:val="0"/>
        <w:rPr>
          <w:ins w:id="99" w:author="Hamza Anwer" w:date="2020-07-28T12:22:00Z"/>
          <w:rFonts w:ascii="Times" w:hAnsi="Times" w:cs="Times"/>
          <w:bCs/>
          <w:sz w:val="24"/>
          <w:szCs w:val="24"/>
        </w:rPr>
      </w:pPr>
      <w:ins w:id="100" w:author="Hamza Anwer" w:date="2020-07-28T12:22:00Z">
        <w:r w:rsidRPr="00D46CEA">
          <w:rPr>
            <w:rFonts w:ascii="Times" w:hAnsi="Times" w:cs="Times"/>
            <w:bCs/>
            <w:sz w:val="24"/>
            <w:szCs w:val="24"/>
          </w:rPr>
          <w:t>Mixed Wildtype (WT) zebrafish stock was raised and maintained in a Tecniplast Zebtec System at 28°C under a 12-h light:12-h dark cycle at the Garvan Institute of Medical Research, Sydney, Australia. Adult zebrafish were housed in 3.5L tanks (max 24 fish per tank), and larval zebrafish until 1 month of age were housed in 1.1L tanks</w:t>
        </w:r>
        <w:r>
          <w:rPr>
            <w:rFonts w:ascii="Times" w:hAnsi="Times" w:cs="Times"/>
            <w:bCs/>
            <w:sz w:val="24"/>
            <w:szCs w:val="24"/>
          </w:rPr>
          <w:t xml:space="preserve"> (max </w:t>
        </w:r>
        <w:r w:rsidRPr="00CE56CB">
          <w:rPr>
            <w:rFonts w:ascii="Times" w:hAnsi="Times" w:cs="Times"/>
            <w:bCs/>
            <w:sz w:val="24"/>
            <w:szCs w:val="24"/>
          </w:rPr>
          <w:t>4</w:t>
        </w:r>
        <w:r>
          <w:rPr>
            <w:rFonts w:ascii="Times" w:hAnsi="Times" w:cs="Times"/>
            <w:bCs/>
            <w:sz w:val="24"/>
            <w:szCs w:val="24"/>
          </w:rPr>
          <w:t>0</w:t>
        </w:r>
        <w:r w:rsidRPr="00CE56CB">
          <w:rPr>
            <w:rFonts w:ascii="Times" w:hAnsi="Times" w:cs="Times"/>
            <w:bCs/>
            <w:sz w:val="24"/>
            <w:szCs w:val="24"/>
          </w:rPr>
          <w:t xml:space="preserve"> fish per tank)</w:t>
        </w:r>
        <w:r w:rsidRPr="00D46CEA">
          <w:rPr>
            <w:rFonts w:ascii="Times" w:hAnsi="Times" w:cs="Times"/>
            <w:bCs/>
            <w:sz w:val="24"/>
            <w:szCs w:val="24"/>
          </w:rPr>
          <w:t xml:space="preserve">. </w:t>
        </w:r>
        <w:r w:rsidRPr="00F865A0">
          <w:rPr>
            <w:rFonts w:ascii="Times" w:hAnsi="Times" w:cs="Times"/>
            <w:bCs/>
            <w:sz w:val="24"/>
            <w:szCs w:val="24"/>
            <w:lang w:val="en-GB"/>
          </w:rPr>
          <w:t>At 60dpf, we marked zebrafish with Visible Implant Elastomer tags (VIE, Northwest Marine Technologies, Inc.; Shaw Island, Washington, United States) for individual identification.</w:t>
        </w:r>
        <w:r>
          <w:rPr>
            <w:rFonts w:ascii="Times" w:hAnsi="Times" w:cs="Times"/>
            <w:bCs/>
            <w:sz w:val="24"/>
            <w:szCs w:val="24"/>
            <w:lang w:val="en-GB"/>
          </w:rPr>
          <w:t xml:space="preserve"> </w:t>
        </w:r>
        <w:r w:rsidRPr="00342D18">
          <w:rPr>
            <w:rFonts w:ascii="Times" w:hAnsi="Times" w:cs="Times"/>
            <w:bCs/>
            <w:sz w:val="24"/>
            <w:szCs w:val="24"/>
          </w:rPr>
          <w:t xml:space="preserve">We used a total of </w:t>
        </w:r>
        <w:commentRangeStart w:id="101"/>
        <w:r w:rsidRPr="00342D18">
          <w:rPr>
            <w:rFonts w:ascii="Times" w:hAnsi="Times" w:cs="Times"/>
            <w:bCs/>
            <w:sz w:val="24"/>
            <w:szCs w:val="24"/>
          </w:rPr>
          <w:t>16</w:t>
        </w:r>
      </w:ins>
      <w:ins w:id="102" w:author="Hamza Anwer" w:date="2020-07-28T12:23:00Z">
        <w:r w:rsidR="00124379">
          <w:rPr>
            <w:rFonts w:ascii="Times" w:hAnsi="Times" w:cs="Times"/>
            <w:bCs/>
            <w:sz w:val="24"/>
            <w:szCs w:val="24"/>
          </w:rPr>
          <w:t>0</w:t>
        </w:r>
      </w:ins>
      <w:commentRangeEnd w:id="101"/>
      <w:ins w:id="103" w:author="Hamza Anwer" w:date="2020-07-29T13:51:00Z">
        <w:r w:rsidR="00F148B9">
          <w:rPr>
            <w:rStyle w:val="CommentReference"/>
          </w:rPr>
          <w:commentReference w:id="101"/>
        </w:r>
      </w:ins>
      <w:ins w:id="104" w:author="Hamza Anwer" w:date="2020-07-28T12:22:00Z">
        <w:r w:rsidRPr="00342D18">
          <w:rPr>
            <w:rFonts w:ascii="Times" w:hAnsi="Times" w:cs="Times"/>
            <w:bCs/>
            <w:sz w:val="24"/>
            <w:szCs w:val="24"/>
          </w:rPr>
          <w:t xml:space="preserve"> WT zebrafish (n=</w:t>
        </w:r>
      </w:ins>
      <w:ins w:id="105" w:author="Hamza Anwer" w:date="2020-07-28T12:23:00Z">
        <w:r w:rsidR="00124379">
          <w:rPr>
            <w:rFonts w:ascii="Times" w:hAnsi="Times" w:cs="Times"/>
            <w:bCs/>
            <w:sz w:val="24"/>
            <w:szCs w:val="24"/>
          </w:rPr>
          <w:t>79</w:t>
        </w:r>
      </w:ins>
      <w:ins w:id="106" w:author="Hamza Anwer" w:date="2020-07-28T12:22:00Z">
        <w:r w:rsidRPr="00342D18">
          <w:rPr>
            <w:rFonts w:ascii="Times" w:hAnsi="Times" w:cs="Times"/>
            <w:bCs/>
            <w:sz w:val="24"/>
            <w:szCs w:val="24"/>
          </w:rPr>
          <w:t xml:space="preserve"> males, n=8</w:t>
        </w:r>
      </w:ins>
      <w:ins w:id="107" w:author="Hamza Anwer" w:date="2020-07-28T12:23:00Z">
        <w:r w:rsidR="00124379">
          <w:rPr>
            <w:rFonts w:ascii="Times" w:hAnsi="Times" w:cs="Times"/>
            <w:bCs/>
            <w:sz w:val="24"/>
            <w:szCs w:val="24"/>
          </w:rPr>
          <w:t>1</w:t>
        </w:r>
      </w:ins>
      <w:ins w:id="108" w:author="Hamza Anwer" w:date="2020-07-28T12:22:00Z">
        <w:r w:rsidRPr="00342D18">
          <w:rPr>
            <w:rFonts w:ascii="Times" w:hAnsi="Times" w:cs="Times"/>
            <w:bCs/>
            <w:sz w:val="24"/>
            <w:szCs w:val="24"/>
          </w:rPr>
          <w:t xml:space="preserve"> females).</w:t>
        </w:r>
        <w:r w:rsidRPr="00342D18">
          <w:rPr>
            <w:rFonts w:ascii="Times" w:hAnsi="Times" w:cs="Times"/>
            <w:bCs/>
            <w:sz w:val="24"/>
            <w:szCs w:val="24"/>
            <w:lang w:val="en-GB"/>
          </w:rPr>
          <w:t xml:space="preserve"> </w:t>
        </w:r>
        <w:r w:rsidRPr="00D46CEA">
          <w:rPr>
            <w:rFonts w:ascii="Times" w:hAnsi="Times" w:cs="Times"/>
            <w:bCs/>
            <w:sz w:val="24"/>
            <w:szCs w:val="24"/>
          </w:rPr>
          <w:t>All tanks received recirculating water (pH 7-8, conductivity 500-2500 μs). Zebrafish were fed a standard facility diet of Paramecium twice daily</w:t>
        </w:r>
        <w:r>
          <w:rPr>
            <w:rFonts w:ascii="Times" w:hAnsi="Times" w:cs="Times"/>
            <w:bCs/>
            <w:sz w:val="24"/>
            <w:szCs w:val="24"/>
          </w:rPr>
          <w:t>,</w:t>
        </w:r>
        <w:r w:rsidRPr="00D46CEA">
          <w:rPr>
            <w:rFonts w:ascii="Times" w:hAnsi="Times" w:cs="Times"/>
            <w:bCs/>
            <w:sz w:val="24"/>
            <w:szCs w:val="24"/>
          </w:rPr>
          <w:t xml:space="preserve"> up until 10-12 dpf, at which point they were weaned onto live Artemia (twice a day) and dried fish food (once a day). All animal experiments were approved by the Garvan Animal Ethics Committee (approval: ARA 18_18), with handling and maintenance following established protocols. </w:t>
        </w:r>
      </w:ins>
    </w:p>
    <w:p w14:paraId="79BBA4A6" w14:textId="77777777" w:rsidR="004F6CA3" w:rsidRDefault="004F6CA3" w:rsidP="004F6CA3">
      <w:pPr>
        <w:pStyle w:val="Normal1"/>
        <w:contextualSpacing w:val="0"/>
        <w:rPr>
          <w:ins w:id="109" w:author="Hamza Anwer" w:date="2020-07-28T12:22:00Z"/>
          <w:rFonts w:ascii="Times" w:hAnsi="Times" w:cs="Times"/>
          <w:bCs/>
          <w:sz w:val="24"/>
          <w:szCs w:val="24"/>
        </w:rPr>
      </w:pPr>
    </w:p>
    <w:p w14:paraId="2EA86EF7" w14:textId="77777777" w:rsidR="004F6CA3" w:rsidRDefault="004F6CA3" w:rsidP="004F6CA3">
      <w:pPr>
        <w:pStyle w:val="Normal1"/>
        <w:contextualSpacing w:val="0"/>
        <w:rPr>
          <w:ins w:id="110" w:author="Hamza Anwer" w:date="2020-07-28T12:22:00Z"/>
          <w:rFonts w:ascii="Times" w:hAnsi="Times" w:cs="Times"/>
          <w:bCs/>
          <w:sz w:val="24"/>
          <w:szCs w:val="24"/>
        </w:rPr>
      </w:pPr>
    </w:p>
    <w:p w14:paraId="0EB5D17A" w14:textId="77777777" w:rsidR="004F6CA3" w:rsidRDefault="004F6CA3" w:rsidP="004F6CA3">
      <w:pPr>
        <w:rPr>
          <w:ins w:id="111" w:author="Hamza Anwer" w:date="2020-07-28T12:22:00Z"/>
          <w:bCs/>
          <w:i/>
          <w:iCs/>
          <w:sz w:val="28"/>
        </w:rPr>
      </w:pPr>
      <w:ins w:id="112" w:author="Hamza Anwer" w:date="2020-07-28T12:22:00Z">
        <w:r>
          <w:rPr>
            <w:bCs/>
            <w:i/>
            <w:iCs/>
            <w:sz w:val="28"/>
          </w:rPr>
          <w:t>Testing apparatus</w:t>
        </w:r>
      </w:ins>
    </w:p>
    <w:p w14:paraId="7031DD54" w14:textId="77777777" w:rsidR="004F6CA3" w:rsidRDefault="004F6CA3" w:rsidP="004F6CA3">
      <w:pPr>
        <w:rPr>
          <w:ins w:id="113" w:author="Hamza Anwer" w:date="2020-07-28T12:22:00Z"/>
          <w:bCs/>
          <w:i/>
          <w:iCs/>
          <w:sz w:val="28"/>
        </w:rPr>
      </w:pPr>
    </w:p>
    <w:p w14:paraId="4404DF91" w14:textId="77777777" w:rsidR="004F6CA3" w:rsidRPr="00056E10" w:rsidRDefault="004F6CA3" w:rsidP="004F6CA3">
      <w:pPr>
        <w:pStyle w:val="Normal1"/>
        <w:contextualSpacing w:val="0"/>
        <w:rPr>
          <w:ins w:id="114" w:author="Hamza Anwer" w:date="2020-07-28T12:22:00Z"/>
          <w:rFonts w:ascii="Times" w:hAnsi="Times" w:cs="Times"/>
          <w:bCs/>
          <w:sz w:val="24"/>
          <w:szCs w:val="24"/>
        </w:rPr>
      </w:pPr>
      <w:ins w:id="115" w:author="Hamza Anwer" w:date="2020-07-28T12:22:00Z">
        <w:r w:rsidRPr="00056E10">
          <w:rPr>
            <w:rFonts w:ascii="Times" w:hAnsi="Times" w:cs="Times"/>
            <w:bCs/>
            <w:sz w:val="24"/>
            <w:szCs w:val="24"/>
          </w:rPr>
          <w:t xml:space="preserve">We employed the use of two different tanks (see Figure 1): 1 non-novel holding tank </w:t>
        </w:r>
        <w:r>
          <w:rPr>
            <w:rFonts w:ascii="Times" w:hAnsi="Times" w:cs="Times"/>
            <w:bCs/>
            <w:sz w:val="24"/>
            <w:szCs w:val="24"/>
          </w:rPr>
          <w:t xml:space="preserve">typically used in zebrafish anxiety assays </w:t>
        </w:r>
        <w:r w:rsidRPr="00056E10">
          <w:rPr>
            <w:rFonts w:ascii="Times" w:hAnsi="Times" w:cs="Times"/>
            <w:bCs/>
            <w:sz w:val="24"/>
            <w:szCs w:val="24"/>
          </w:rPr>
          <w:t xml:space="preserve">(trapezoidal; at top widest point width 11cm, height 17.5cm, length at top widest point 28cm) and 1 novel tall tank </w:t>
        </w:r>
        <w:r>
          <w:rPr>
            <w:rFonts w:ascii="Times" w:hAnsi="Times" w:cs="Times"/>
            <w:bCs/>
            <w:sz w:val="24"/>
            <w:szCs w:val="24"/>
          </w:rPr>
          <w:t xml:space="preserve">with custom dimensions to increase depth </w:t>
        </w:r>
        <w:r w:rsidRPr="00056E10">
          <w:rPr>
            <w:rFonts w:ascii="Times" w:hAnsi="Times" w:cs="Times"/>
            <w:bCs/>
            <w:sz w:val="24"/>
            <w:szCs w:val="24"/>
          </w:rPr>
          <w:lastRenderedPageBreak/>
          <w:t xml:space="preserve">(width 7cm, height 152cm, length 10.5cm). Each had a standardized mark displaying the water level at 3.4L. </w:t>
        </w:r>
      </w:ins>
    </w:p>
    <w:p w14:paraId="0A01A7DA" w14:textId="77777777" w:rsidR="004F6CA3" w:rsidRPr="002825CD" w:rsidRDefault="004F6CA3" w:rsidP="004F6CA3">
      <w:pPr>
        <w:rPr>
          <w:ins w:id="116" w:author="Hamza Anwer" w:date="2020-07-28T12:22:00Z"/>
          <w:bCs/>
          <w:i/>
          <w:iCs/>
          <w:sz w:val="28"/>
        </w:rPr>
      </w:pPr>
    </w:p>
    <w:p w14:paraId="7C91186E" w14:textId="77777777" w:rsidR="004F6CA3" w:rsidRPr="002825CD" w:rsidRDefault="004F6CA3" w:rsidP="004F6CA3">
      <w:pPr>
        <w:rPr>
          <w:ins w:id="117" w:author="Hamza Anwer" w:date="2020-07-28T12:22:00Z"/>
          <w:bCs/>
          <w:i/>
          <w:iCs/>
          <w:sz w:val="28"/>
        </w:rPr>
      </w:pPr>
      <w:ins w:id="118" w:author="Hamza Anwer" w:date="2020-07-28T12:22:00Z">
        <w:r w:rsidRPr="002825CD">
          <w:rPr>
            <w:bCs/>
            <w:i/>
            <w:iCs/>
            <w:noProof/>
            <w:sz w:val="28"/>
          </w:rPr>
          <w:drawing>
            <wp:inline distT="0" distB="0" distL="0" distR="0" wp14:anchorId="61D68055" wp14:editId="5FB73AC3">
              <wp:extent cx="5727700" cy="322199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221990"/>
                      </a:xfrm>
                      <a:prstGeom prst="rect">
                        <a:avLst/>
                      </a:prstGeom>
                    </pic:spPr>
                  </pic:pic>
                </a:graphicData>
              </a:graphic>
            </wp:inline>
          </w:drawing>
        </w:r>
      </w:ins>
    </w:p>
    <w:p w14:paraId="656323AD" w14:textId="05415044" w:rsidR="004F6CA3" w:rsidRPr="00056E10" w:rsidRDefault="004F6CA3" w:rsidP="004F6CA3">
      <w:pPr>
        <w:pStyle w:val="Normal1"/>
        <w:contextualSpacing w:val="0"/>
        <w:rPr>
          <w:ins w:id="119" w:author="Hamza Anwer" w:date="2020-07-28T12:22:00Z"/>
          <w:rFonts w:ascii="Times" w:hAnsi="Times" w:cs="Times"/>
          <w:bCs/>
          <w:i/>
          <w:iCs/>
          <w:sz w:val="24"/>
          <w:szCs w:val="24"/>
        </w:rPr>
      </w:pPr>
      <w:commentRangeStart w:id="120"/>
      <w:ins w:id="121" w:author="Hamza Anwer" w:date="2020-07-28T12:22:00Z">
        <w:r w:rsidRPr="00056E10">
          <w:rPr>
            <w:rFonts w:ascii="Times" w:hAnsi="Times" w:cs="Times"/>
            <w:bCs/>
            <w:i/>
            <w:iCs/>
            <w:sz w:val="24"/>
            <w:szCs w:val="24"/>
          </w:rPr>
          <w:t>Figure</w:t>
        </w:r>
        <w:commentRangeEnd w:id="120"/>
        <w:r>
          <w:rPr>
            <w:rStyle w:val="CommentReference"/>
          </w:rPr>
          <w:commentReference w:id="120"/>
        </w:r>
        <w:r w:rsidRPr="00056E10">
          <w:rPr>
            <w:rFonts w:ascii="Times" w:hAnsi="Times" w:cs="Times"/>
            <w:bCs/>
            <w:i/>
            <w:iCs/>
            <w:sz w:val="24"/>
            <w:szCs w:val="24"/>
          </w:rPr>
          <w:t xml:space="preserve"> 1) Tanks used in our anxiety experiments; A) </w:t>
        </w:r>
      </w:ins>
      <w:ins w:id="122" w:author="Hamza Anwer" w:date="2020-07-29T16:18:00Z">
        <w:r w:rsidR="0087228B">
          <w:rPr>
            <w:rFonts w:ascii="Times" w:hAnsi="Times" w:cs="Times"/>
            <w:bCs/>
            <w:i/>
            <w:iCs/>
            <w:sz w:val="24"/>
            <w:szCs w:val="24"/>
          </w:rPr>
          <w:t>Novel tall</w:t>
        </w:r>
      </w:ins>
      <w:ins w:id="123" w:author="Hamza Anwer" w:date="2020-07-28T12:22:00Z">
        <w:r w:rsidRPr="00056E10">
          <w:rPr>
            <w:rFonts w:ascii="Times" w:hAnsi="Times" w:cs="Times"/>
            <w:bCs/>
            <w:i/>
            <w:iCs/>
            <w:sz w:val="24"/>
            <w:szCs w:val="24"/>
          </w:rPr>
          <w:t xml:space="preserve"> tank </w:t>
        </w:r>
        <w:r>
          <w:rPr>
            <w:rFonts w:ascii="Times" w:hAnsi="Times" w:cs="Times"/>
            <w:bCs/>
            <w:i/>
            <w:iCs/>
            <w:sz w:val="24"/>
            <w:szCs w:val="24"/>
          </w:rPr>
          <w:t xml:space="preserve">composed of white opaque acrylic </w:t>
        </w:r>
        <w:r w:rsidRPr="00056E10">
          <w:rPr>
            <w:rFonts w:ascii="Times" w:hAnsi="Times" w:cs="Times"/>
            <w:bCs/>
            <w:i/>
            <w:iCs/>
            <w:sz w:val="24"/>
            <w:szCs w:val="24"/>
          </w:rPr>
          <w:t>and B) traditional trapezoidal holding tank</w:t>
        </w:r>
        <w:r>
          <w:rPr>
            <w:rFonts w:ascii="Times" w:hAnsi="Times" w:cs="Times"/>
            <w:bCs/>
            <w:i/>
            <w:iCs/>
            <w:sz w:val="24"/>
            <w:szCs w:val="24"/>
          </w:rPr>
          <w:t xml:space="preserve"> used to house zebrafish.</w:t>
        </w:r>
      </w:ins>
      <w:ins w:id="124" w:author="Hamza Anwer" w:date="2020-07-29T16:18:00Z">
        <w:r w:rsidR="005D4656">
          <w:rPr>
            <w:rFonts w:ascii="Times" w:hAnsi="Times" w:cs="Times"/>
            <w:bCs/>
            <w:i/>
            <w:iCs/>
            <w:sz w:val="24"/>
            <w:szCs w:val="24"/>
          </w:rPr>
          <w:t xml:space="preserve"> Blue tinted tank ! Add information in there!</w:t>
        </w:r>
      </w:ins>
      <w:ins w:id="125" w:author="Hamza Anwer" w:date="2020-07-28T12:22:00Z">
        <w:r>
          <w:rPr>
            <w:rFonts w:ascii="Times" w:hAnsi="Times" w:cs="Times"/>
            <w:bCs/>
            <w:i/>
            <w:iCs/>
            <w:sz w:val="24"/>
            <w:szCs w:val="24"/>
          </w:rPr>
          <w:t xml:space="preserve"> </w:t>
        </w:r>
      </w:ins>
      <w:ins w:id="126" w:author="Hamza Anwer" w:date="2020-07-29T16:19:00Z">
        <w:r w:rsidR="003F4B10">
          <w:rPr>
            <w:rFonts w:ascii="Times" w:hAnsi="Times" w:cs="Times"/>
            <w:bCs/>
            <w:i/>
            <w:iCs/>
            <w:sz w:val="24"/>
            <w:szCs w:val="24"/>
          </w:rPr>
          <w:t>Water was marked at 3.4L and standardized by the red line…Red m</w:t>
        </w:r>
      </w:ins>
      <w:ins w:id="127" w:author="Hamza Anwer" w:date="2020-07-28T12:22:00Z">
        <w:r>
          <w:rPr>
            <w:rFonts w:ascii="Times" w:hAnsi="Times" w:cs="Times"/>
            <w:bCs/>
            <w:i/>
            <w:iCs/>
            <w:sz w:val="24"/>
            <w:szCs w:val="24"/>
          </w:rPr>
          <w:t xml:space="preserve">arks were used to </w:t>
        </w:r>
      </w:ins>
      <w:ins w:id="128" w:author="Hamza Anwer" w:date="2020-07-29T16:19:00Z">
        <w:r w:rsidR="003F4B10">
          <w:rPr>
            <w:rFonts w:ascii="Times" w:hAnsi="Times" w:cs="Times"/>
            <w:bCs/>
            <w:i/>
            <w:iCs/>
            <w:sz w:val="24"/>
            <w:szCs w:val="24"/>
          </w:rPr>
          <w:t>mark water level</w:t>
        </w:r>
      </w:ins>
      <w:ins w:id="129" w:author="Hamza Anwer" w:date="2020-07-28T12:22:00Z">
        <w:r>
          <w:rPr>
            <w:rFonts w:ascii="Times" w:hAnsi="Times" w:cs="Times"/>
            <w:bCs/>
            <w:i/>
            <w:iCs/>
            <w:sz w:val="24"/>
            <w:szCs w:val="24"/>
          </w:rPr>
          <w:t>, with labels place</w:t>
        </w:r>
      </w:ins>
      <w:ins w:id="130" w:author="Hamza Anwer" w:date="2020-07-29T16:19:00Z">
        <w:r w:rsidR="003F4B10">
          <w:rPr>
            <w:rFonts w:ascii="Times" w:hAnsi="Times" w:cs="Times"/>
            <w:bCs/>
            <w:i/>
            <w:iCs/>
            <w:sz w:val="24"/>
            <w:szCs w:val="24"/>
          </w:rPr>
          <w:t>d</w:t>
        </w:r>
      </w:ins>
      <w:ins w:id="131" w:author="Hamza Anwer" w:date="2020-07-28T12:22:00Z">
        <w:r>
          <w:rPr>
            <w:rFonts w:ascii="Times" w:hAnsi="Times" w:cs="Times"/>
            <w:bCs/>
            <w:i/>
            <w:iCs/>
            <w:sz w:val="24"/>
            <w:szCs w:val="24"/>
          </w:rPr>
          <w:t xml:space="preserve"> above indicating fish mark/ID and origin tank</w:t>
        </w:r>
      </w:ins>
    </w:p>
    <w:p w14:paraId="275C9D75" w14:textId="77777777" w:rsidR="004F6CA3" w:rsidRPr="00056E10" w:rsidRDefault="004F6CA3" w:rsidP="004F6CA3">
      <w:pPr>
        <w:pStyle w:val="Normal1"/>
        <w:rPr>
          <w:ins w:id="132" w:author="Hamza Anwer" w:date="2020-07-28T12:22:00Z"/>
          <w:rFonts w:ascii="Times" w:hAnsi="Times"/>
          <w:sz w:val="24"/>
          <w:lang w:val="en-GB"/>
        </w:rPr>
      </w:pPr>
    </w:p>
    <w:p w14:paraId="271163C7" w14:textId="77777777" w:rsidR="004F6CA3" w:rsidRDefault="004F6CA3" w:rsidP="004F6CA3">
      <w:pPr>
        <w:rPr>
          <w:ins w:id="133" w:author="Hamza Anwer" w:date="2020-07-28T12:22:00Z"/>
          <w:bCs/>
          <w:i/>
          <w:iCs/>
          <w:sz w:val="28"/>
        </w:rPr>
      </w:pPr>
      <w:ins w:id="134" w:author="Hamza Anwer" w:date="2020-07-28T12:22:00Z">
        <w:r>
          <w:rPr>
            <w:bCs/>
            <w:i/>
            <w:iCs/>
            <w:sz w:val="28"/>
          </w:rPr>
          <w:t>Experimental setup</w:t>
        </w:r>
      </w:ins>
    </w:p>
    <w:p w14:paraId="612D8DB3" w14:textId="77777777" w:rsidR="004F6CA3" w:rsidRDefault="004F6CA3" w:rsidP="004F6CA3">
      <w:pPr>
        <w:rPr>
          <w:ins w:id="135" w:author="Hamza Anwer" w:date="2020-07-28T12:22:00Z"/>
          <w:bCs/>
          <w:i/>
          <w:iCs/>
          <w:sz w:val="28"/>
        </w:rPr>
      </w:pPr>
    </w:p>
    <w:p w14:paraId="2BA20603" w14:textId="3CBC94CF" w:rsidR="004F6CA3" w:rsidRPr="00056E10" w:rsidRDefault="004F6CA3" w:rsidP="004F6CA3">
      <w:pPr>
        <w:pStyle w:val="Normal1"/>
        <w:contextualSpacing w:val="0"/>
        <w:rPr>
          <w:ins w:id="136" w:author="Hamza Anwer" w:date="2020-07-28T12:22:00Z"/>
          <w:rFonts w:ascii="Times" w:hAnsi="Times" w:cs="Times"/>
          <w:bCs/>
          <w:sz w:val="24"/>
          <w:szCs w:val="24"/>
        </w:rPr>
      </w:pPr>
      <w:ins w:id="137" w:author="Hamza Anwer" w:date="2020-07-28T12:22:00Z">
        <w:r w:rsidRPr="00056E10">
          <w:rPr>
            <w:rFonts w:ascii="Times" w:hAnsi="Times" w:cs="Times"/>
            <w:bCs/>
            <w:sz w:val="24"/>
            <w:szCs w:val="24"/>
          </w:rPr>
          <w:t>When u</w:t>
        </w:r>
        <w:r>
          <w:rPr>
            <w:rFonts w:ascii="Times" w:hAnsi="Times" w:cs="Times"/>
            <w:bCs/>
            <w:sz w:val="24"/>
            <w:szCs w:val="24"/>
          </w:rPr>
          <w:t>sing</w:t>
        </w:r>
        <w:r w:rsidRPr="00056E10">
          <w:rPr>
            <w:rFonts w:ascii="Times" w:hAnsi="Times" w:cs="Times"/>
            <w:bCs/>
            <w:sz w:val="24"/>
            <w:szCs w:val="24"/>
          </w:rPr>
          <w:t xml:space="preserve"> our tall tanks, we set up 6 tanks to run 6 fish per trial. All 6 tanks were set up side by side and facing the camera (Figure 2</w:t>
        </w:r>
        <w:r>
          <w:rPr>
            <w:rFonts w:ascii="Times" w:hAnsi="Times" w:cs="Times"/>
            <w:bCs/>
            <w:sz w:val="24"/>
            <w:szCs w:val="24"/>
          </w:rPr>
          <w:t>A</w:t>
        </w:r>
        <w:r w:rsidRPr="00056E10">
          <w:rPr>
            <w:rFonts w:ascii="Times" w:hAnsi="Times" w:cs="Times"/>
            <w:bCs/>
            <w:sz w:val="24"/>
            <w:szCs w:val="24"/>
          </w:rPr>
          <w:t xml:space="preserve">). </w:t>
        </w:r>
        <w:r>
          <w:rPr>
            <w:rFonts w:ascii="Times" w:hAnsi="Times" w:cs="Times"/>
            <w:bCs/>
            <w:sz w:val="24"/>
            <w:szCs w:val="24"/>
          </w:rPr>
          <w:t>Corflute was</w:t>
        </w:r>
        <w:r w:rsidRPr="00056E10">
          <w:rPr>
            <w:rFonts w:ascii="Times" w:hAnsi="Times" w:cs="Times"/>
            <w:bCs/>
            <w:sz w:val="24"/>
            <w:szCs w:val="24"/>
          </w:rPr>
          <w:t xml:space="preserve"> used to block all sides of the arenas except the front portion where the camera w</w:t>
        </w:r>
        <w:r>
          <w:rPr>
            <w:rFonts w:ascii="Times" w:hAnsi="Times" w:cs="Times"/>
            <w:bCs/>
            <w:sz w:val="24"/>
            <w:szCs w:val="24"/>
          </w:rPr>
          <w:t>as</w:t>
        </w:r>
        <w:r w:rsidRPr="00056E10">
          <w:rPr>
            <w:rFonts w:ascii="Times" w:hAnsi="Times" w:cs="Times"/>
            <w:bCs/>
            <w:sz w:val="24"/>
            <w:szCs w:val="24"/>
          </w:rPr>
          <w:t xml:space="preserve"> placed; this ensures that fish are not disturbed during trials. </w:t>
        </w:r>
        <w:r w:rsidRPr="00335359">
          <w:rPr>
            <w:rFonts w:ascii="Times" w:hAnsi="Times" w:cs="Times"/>
            <w:bCs/>
            <w:sz w:val="24"/>
            <w:szCs w:val="24"/>
          </w:rPr>
          <w:t xml:space="preserve">When utilizing our trapezoidal tanks, we set up 8 tanks to run 8 fish per trial. </w:t>
        </w:r>
        <w:r>
          <w:rPr>
            <w:rFonts w:ascii="Times" w:hAnsi="Times" w:cs="Times"/>
            <w:bCs/>
            <w:sz w:val="24"/>
            <w:szCs w:val="24"/>
          </w:rPr>
          <w:t>T</w:t>
        </w:r>
        <w:r w:rsidRPr="00335359">
          <w:rPr>
            <w:rFonts w:ascii="Times" w:hAnsi="Times" w:cs="Times"/>
            <w:bCs/>
            <w:sz w:val="24"/>
            <w:szCs w:val="24"/>
          </w:rPr>
          <w:t xml:space="preserve">he setup for the trapezoidal tanks required the use of 2 cameras (4 tanks per camera). In order to fit 4 tanks in the frame of one camera, we </w:t>
        </w:r>
        <w:r>
          <w:rPr>
            <w:rFonts w:ascii="Times" w:hAnsi="Times" w:cs="Times"/>
            <w:bCs/>
            <w:sz w:val="24"/>
            <w:szCs w:val="24"/>
          </w:rPr>
          <w:t>placed</w:t>
        </w:r>
        <w:r w:rsidRPr="00335359">
          <w:rPr>
            <w:rFonts w:ascii="Times" w:hAnsi="Times" w:cs="Times"/>
            <w:bCs/>
            <w:sz w:val="24"/>
            <w:szCs w:val="24"/>
          </w:rPr>
          <w:t xml:space="preserve"> a platform (raised approximately 25cm) </w:t>
        </w:r>
        <w:r>
          <w:rPr>
            <w:rFonts w:ascii="Times" w:hAnsi="Times" w:cs="Times"/>
            <w:bCs/>
            <w:sz w:val="24"/>
            <w:szCs w:val="24"/>
          </w:rPr>
          <w:t xml:space="preserve">behind two tanks </w:t>
        </w:r>
        <w:r w:rsidRPr="00335359">
          <w:rPr>
            <w:rFonts w:ascii="Times" w:hAnsi="Times" w:cs="Times"/>
            <w:bCs/>
            <w:sz w:val="24"/>
            <w:szCs w:val="24"/>
          </w:rPr>
          <w:t>to place</w:t>
        </w:r>
        <w:r>
          <w:rPr>
            <w:rFonts w:ascii="Times" w:hAnsi="Times" w:cs="Times"/>
            <w:bCs/>
            <w:sz w:val="24"/>
            <w:szCs w:val="24"/>
          </w:rPr>
          <w:t xml:space="preserve"> an additional</w:t>
        </w:r>
        <w:r w:rsidRPr="00335359">
          <w:rPr>
            <w:rFonts w:ascii="Times" w:hAnsi="Times" w:cs="Times"/>
            <w:bCs/>
            <w:sz w:val="24"/>
            <w:szCs w:val="24"/>
          </w:rPr>
          <w:t xml:space="preserve"> two tanks on top</w:t>
        </w:r>
        <w:r>
          <w:rPr>
            <w:rFonts w:ascii="Times" w:hAnsi="Times" w:cs="Times"/>
            <w:bCs/>
            <w:sz w:val="24"/>
            <w:szCs w:val="24"/>
          </w:rPr>
          <w:t xml:space="preserve"> (Figure 2B). C</w:t>
        </w:r>
        <w:r w:rsidRPr="00335359">
          <w:rPr>
            <w:rFonts w:ascii="Times" w:hAnsi="Times" w:cs="Times"/>
            <w:bCs/>
            <w:sz w:val="24"/>
            <w:szCs w:val="24"/>
          </w:rPr>
          <w:t xml:space="preserve">orflute was </w:t>
        </w:r>
        <w:r>
          <w:rPr>
            <w:rFonts w:ascii="Times" w:hAnsi="Times" w:cs="Times"/>
            <w:bCs/>
            <w:sz w:val="24"/>
            <w:szCs w:val="24"/>
          </w:rPr>
          <w:t xml:space="preserve">also </w:t>
        </w:r>
        <w:r w:rsidRPr="00335359">
          <w:rPr>
            <w:rFonts w:ascii="Times" w:hAnsi="Times" w:cs="Times"/>
            <w:bCs/>
            <w:sz w:val="24"/>
            <w:szCs w:val="24"/>
          </w:rPr>
          <w:t>placed in between the tanks</w:t>
        </w:r>
      </w:ins>
      <w:ins w:id="138" w:author="Hamza Anwer" w:date="2020-07-28T15:13:00Z">
        <w:r w:rsidR="00393734">
          <w:rPr>
            <w:rFonts w:ascii="Times" w:hAnsi="Times" w:cs="Times"/>
            <w:bCs/>
            <w:sz w:val="24"/>
            <w:szCs w:val="24"/>
          </w:rPr>
          <w:t xml:space="preserve"> </w:t>
        </w:r>
      </w:ins>
      <w:ins w:id="139" w:author="Hamza Anwer" w:date="2020-07-28T15:16:00Z">
        <w:r w:rsidR="00FB2F6E">
          <w:rPr>
            <w:rFonts w:ascii="Times" w:hAnsi="Times" w:cs="Times"/>
            <w:bCs/>
            <w:sz w:val="24"/>
            <w:szCs w:val="24"/>
          </w:rPr>
          <w:t xml:space="preserve">(to </w:t>
        </w:r>
      </w:ins>
      <w:ins w:id="140" w:author="Hamza Anwer" w:date="2020-07-28T15:13:00Z">
        <w:r w:rsidR="00393734">
          <w:rPr>
            <w:rFonts w:ascii="Times" w:hAnsi="Times" w:cs="Times"/>
            <w:bCs/>
            <w:sz w:val="24"/>
            <w:szCs w:val="24"/>
          </w:rPr>
          <w:t>prevent fish from seeing each other)</w:t>
        </w:r>
      </w:ins>
      <w:ins w:id="141" w:author="Hamza Anwer" w:date="2020-07-28T12:22:00Z">
        <w:r>
          <w:rPr>
            <w:rFonts w:ascii="Times" w:hAnsi="Times" w:cs="Times"/>
            <w:bCs/>
            <w:sz w:val="24"/>
            <w:szCs w:val="24"/>
          </w:rPr>
          <w:t xml:space="preserve"> and behind </w:t>
        </w:r>
      </w:ins>
      <w:ins w:id="142" w:author="Hamza Anwer" w:date="2020-07-28T15:13:00Z">
        <w:r w:rsidR="00393734">
          <w:rPr>
            <w:rFonts w:ascii="Times" w:hAnsi="Times" w:cs="Times"/>
            <w:bCs/>
            <w:sz w:val="24"/>
            <w:szCs w:val="24"/>
          </w:rPr>
          <w:t xml:space="preserve">(to </w:t>
        </w:r>
      </w:ins>
      <w:ins w:id="143" w:author="Hamza Anwer" w:date="2020-07-28T12:22:00Z">
        <w:r>
          <w:rPr>
            <w:rFonts w:ascii="Times" w:hAnsi="Times" w:cs="Times"/>
            <w:bCs/>
            <w:sz w:val="24"/>
            <w:szCs w:val="24"/>
          </w:rPr>
          <w:t>improve contrast</w:t>
        </w:r>
      </w:ins>
      <w:ins w:id="144" w:author="Hamza Anwer" w:date="2020-07-28T15:13:00Z">
        <w:r w:rsidR="00393734">
          <w:rPr>
            <w:rFonts w:ascii="Times" w:hAnsi="Times" w:cs="Times"/>
            <w:bCs/>
            <w:sz w:val="24"/>
            <w:szCs w:val="24"/>
          </w:rPr>
          <w:t>)</w:t>
        </w:r>
      </w:ins>
      <w:ins w:id="145" w:author="Hamza Anwer" w:date="2020-07-28T12:22:00Z">
        <w:r>
          <w:rPr>
            <w:rFonts w:ascii="Times" w:hAnsi="Times" w:cs="Times"/>
            <w:bCs/>
            <w:sz w:val="24"/>
            <w:szCs w:val="24"/>
          </w:rPr>
          <w:t xml:space="preserve">. </w:t>
        </w:r>
        <w:r w:rsidRPr="00335359">
          <w:rPr>
            <w:rFonts w:ascii="Times" w:hAnsi="Times" w:cs="Times"/>
            <w:bCs/>
            <w:sz w:val="24"/>
            <w:szCs w:val="24"/>
          </w:rPr>
          <w:t>This same setup was used on the other half of the main platform (corflute was placed between both setups).</w:t>
        </w:r>
        <w:r>
          <w:rPr>
            <w:rFonts w:ascii="Times" w:hAnsi="Times" w:cs="Times"/>
            <w:bCs/>
            <w:sz w:val="24"/>
            <w:szCs w:val="24"/>
          </w:rPr>
          <w:t xml:space="preserve"> </w:t>
        </w:r>
        <w:r w:rsidRPr="00A02CD6">
          <w:rPr>
            <w:rFonts w:ascii="Times" w:hAnsi="Times" w:cs="Times"/>
            <w:bCs/>
            <w:sz w:val="24"/>
            <w:szCs w:val="24"/>
          </w:rPr>
          <w:t>Tanks w</w:t>
        </w:r>
        <w:r>
          <w:rPr>
            <w:rFonts w:ascii="Times" w:hAnsi="Times" w:cs="Times"/>
            <w:bCs/>
            <w:sz w:val="24"/>
            <w:szCs w:val="24"/>
          </w:rPr>
          <w:t>ere</w:t>
        </w:r>
        <w:r w:rsidRPr="00A02CD6">
          <w:rPr>
            <w:rFonts w:ascii="Times" w:hAnsi="Times" w:cs="Times"/>
            <w:bCs/>
            <w:sz w:val="24"/>
            <w:szCs w:val="24"/>
          </w:rPr>
          <w:t xml:space="preserve"> labeled appropriately with individual fish mark, and tank ID.</w:t>
        </w:r>
        <w:r>
          <w:rPr>
            <w:rFonts w:ascii="Times" w:hAnsi="Times" w:cs="Times"/>
            <w:bCs/>
            <w:sz w:val="24"/>
            <w:szCs w:val="24"/>
          </w:rPr>
          <w:t xml:space="preserve"> </w:t>
        </w:r>
      </w:ins>
    </w:p>
    <w:p w14:paraId="01CD6FD8" w14:textId="77777777" w:rsidR="004F6CA3" w:rsidRDefault="004F6CA3" w:rsidP="004F6CA3">
      <w:pPr>
        <w:rPr>
          <w:ins w:id="146" w:author="Hamza Anwer" w:date="2020-07-28T12:22:00Z"/>
          <w:bCs/>
          <w:i/>
          <w:iCs/>
          <w:sz w:val="28"/>
        </w:rPr>
      </w:pPr>
    </w:p>
    <w:p w14:paraId="41486146" w14:textId="77777777" w:rsidR="004F6CA3" w:rsidRDefault="004F6CA3" w:rsidP="004F6CA3">
      <w:pPr>
        <w:rPr>
          <w:ins w:id="147" w:author="Hamza Anwer" w:date="2020-07-28T12:22:00Z"/>
          <w:bCs/>
          <w:i/>
          <w:iCs/>
          <w:sz w:val="28"/>
        </w:rPr>
      </w:pPr>
      <w:ins w:id="148" w:author="Hamza Anwer" w:date="2020-07-28T12:22:00Z">
        <w:r>
          <w:rPr>
            <w:bCs/>
            <w:i/>
            <w:iCs/>
            <w:noProof/>
            <w:sz w:val="28"/>
          </w:rPr>
          <w:lastRenderedPageBreak/>
          <w:drawing>
            <wp:inline distT="0" distB="0" distL="0" distR="0" wp14:anchorId="70AD5F77" wp14:editId="13563F95">
              <wp:extent cx="5943600" cy="6686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ined.jfif"/>
                      <pic:cNvPicPr/>
                    </pic:nvPicPr>
                    <pic:blipFill>
                      <a:blip r:embed="rId19"/>
                      <a:stretch>
                        <a:fillRect/>
                      </a:stretch>
                    </pic:blipFill>
                    <pic:spPr>
                      <a:xfrm>
                        <a:off x="0" y="0"/>
                        <a:ext cx="5943600" cy="6686550"/>
                      </a:xfrm>
                      <a:prstGeom prst="rect">
                        <a:avLst/>
                      </a:prstGeom>
                    </pic:spPr>
                  </pic:pic>
                </a:graphicData>
              </a:graphic>
            </wp:inline>
          </w:drawing>
        </w:r>
      </w:ins>
    </w:p>
    <w:p w14:paraId="10C88FEE" w14:textId="77777777" w:rsidR="004F6CA3" w:rsidRPr="00056E10" w:rsidRDefault="004F6CA3" w:rsidP="004F6CA3">
      <w:pPr>
        <w:pStyle w:val="Normal1"/>
        <w:contextualSpacing w:val="0"/>
        <w:rPr>
          <w:ins w:id="149" w:author="Hamza Anwer" w:date="2020-07-28T12:22:00Z"/>
          <w:rFonts w:ascii="Times" w:hAnsi="Times" w:cs="Times"/>
          <w:bCs/>
          <w:i/>
          <w:iCs/>
          <w:sz w:val="24"/>
          <w:szCs w:val="24"/>
        </w:rPr>
      </w:pPr>
      <w:ins w:id="150" w:author="Hamza Anwer" w:date="2020-07-28T12:22:00Z">
        <w:r w:rsidRPr="00056E10">
          <w:rPr>
            <w:rFonts w:ascii="Times" w:hAnsi="Times" w:cs="Times"/>
            <w:bCs/>
            <w:i/>
            <w:iCs/>
            <w:sz w:val="24"/>
            <w:szCs w:val="24"/>
          </w:rPr>
          <w:t>Figure 2)</w:t>
        </w:r>
      </w:ins>
    </w:p>
    <w:p w14:paraId="79464B3D" w14:textId="77777777" w:rsidR="004F6CA3" w:rsidRDefault="004F6CA3" w:rsidP="004F6CA3">
      <w:pPr>
        <w:rPr>
          <w:ins w:id="151" w:author="Hamza Anwer" w:date="2020-07-28T12:22:00Z"/>
          <w:b/>
          <w:sz w:val="28"/>
        </w:rPr>
      </w:pPr>
    </w:p>
    <w:p w14:paraId="18C162B1" w14:textId="77777777" w:rsidR="004F6CA3" w:rsidRDefault="004F6CA3" w:rsidP="004F6CA3">
      <w:pPr>
        <w:rPr>
          <w:ins w:id="152" w:author="Hamza Anwer" w:date="2020-07-28T12:22:00Z"/>
          <w:bCs/>
          <w:i/>
          <w:iCs/>
          <w:sz w:val="28"/>
        </w:rPr>
      </w:pPr>
      <w:ins w:id="153" w:author="Hamza Anwer" w:date="2020-07-28T12:22:00Z">
        <w:r w:rsidRPr="00056E10">
          <w:rPr>
            <w:bCs/>
            <w:i/>
            <w:iCs/>
            <w:sz w:val="28"/>
          </w:rPr>
          <w:t>Experimental design and procedure</w:t>
        </w:r>
      </w:ins>
    </w:p>
    <w:p w14:paraId="4DF3D9C5" w14:textId="77777777" w:rsidR="004F6CA3" w:rsidRDefault="004F6CA3" w:rsidP="004F6CA3">
      <w:pPr>
        <w:rPr>
          <w:ins w:id="154" w:author="Hamza Anwer" w:date="2020-07-28T12:22:00Z"/>
          <w:bCs/>
          <w:i/>
          <w:iCs/>
          <w:sz w:val="28"/>
        </w:rPr>
      </w:pPr>
    </w:p>
    <w:p w14:paraId="1EF6409F" w14:textId="77777777" w:rsidR="004F6CA3" w:rsidRPr="00056E10" w:rsidRDefault="004F6CA3" w:rsidP="004F6CA3">
      <w:pPr>
        <w:pStyle w:val="Normal1"/>
        <w:rPr>
          <w:ins w:id="155" w:author="Hamza Anwer" w:date="2020-07-28T12:22:00Z"/>
          <w:rFonts w:ascii="Times" w:hAnsi="Times" w:cs="Times"/>
          <w:bCs/>
          <w:sz w:val="24"/>
          <w:szCs w:val="24"/>
        </w:rPr>
      </w:pPr>
      <w:ins w:id="156" w:author="Hamza Anwer" w:date="2020-07-28T12:22:00Z">
        <w:r w:rsidRPr="00056E10">
          <w:rPr>
            <w:rFonts w:ascii="Times" w:hAnsi="Times" w:cs="Times"/>
            <w:bCs/>
            <w:sz w:val="24"/>
            <w:szCs w:val="24"/>
          </w:rPr>
          <w:t>Each individual experience</w:t>
        </w:r>
        <w:r>
          <w:rPr>
            <w:rFonts w:ascii="Times" w:hAnsi="Times" w:cs="Times"/>
            <w:bCs/>
            <w:sz w:val="24"/>
            <w:szCs w:val="24"/>
          </w:rPr>
          <w:t>d</w:t>
        </w:r>
        <w:r w:rsidRPr="00056E10">
          <w:rPr>
            <w:rFonts w:ascii="Times" w:hAnsi="Times" w:cs="Times"/>
            <w:bCs/>
            <w:sz w:val="24"/>
            <w:szCs w:val="24"/>
          </w:rPr>
          <w:t xml:space="preserve"> the anxiety assay in each tank twice. For each experiment, all fish were run in a single day. Order of tanks run were pseudorandomized to account for day of </w:t>
        </w:r>
        <w:r w:rsidRPr="00056E10">
          <w:rPr>
            <w:rFonts w:ascii="Times" w:hAnsi="Times" w:cs="Times"/>
            <w:bCs/>
            <w:sz w:val="24"/>
            <w:szCs w:val="24"/>
          </w:rPr>
          <w:lastRenderedPageBreak/>
          <w:t>experiments as well as time of day. Individuals were then selected randomly to run in trials.</w:t>
        </w:r>
        <w:r w:rsidRPr="004926CE">
          <w:rPr>
            <w:rFonts w:ascii="Calibri" w:eastAsia="Calibri" w:hAnsi="Calibri" w:cs="Calibri"/>
            <w:lang w:val="en-GB" w:eastAsia="en-AU"/>
          </w:rPr>
          <w:t xml:space="preserve"> </w:t>
        </w:r>
        <w:r w:rsidRPr="004926CE">
          <w:rPr>
            <w:rFonts w:ascii="Times" w:hAnsi="Times" w:cs="Times"/>
            <w:bCs/>
            <w:sz w:val="24"/>
            <w:szCs w:val="24"/>
            <w:lang w:val="en-GB"/>
          </w:rPr>
          <w:t>Fish were placed in testing tanks and recorded for eight minutes. Acquisition of data began after 40 seconds. Trials began at 10am and ended at 4pm, with water changes occurring every hour to account for drops in temperature and addition of stress hormones from fish already trialled.</w:t>
        </w:r>
      </w:ins>
    </w:p>
    <w:p w14:paraId="6819D65F" w14:textId="77777777" w:rsidR="004F6CA3" w:rsidRDefault="004F6CA3" w:rsidP="004F6CA3">
      <w:pPr>
        <w:pStyle w:val="Normal1"/>
        <w:contextualSpacing w:val="0"/>
        <w:rPr>
          <w:ins w:id="157" w:author="Hamza Anwer" w:date="2020-07-28T12:22:00Z"/>
          <w:rFonts w:ascii="Times" w:hAnsi="Times" w:cs="Times"/>
          <w:bCs/>
          <w:sz w:val="24"/>
          <w:szCs w:val="24"/>
          <w:lang w:val="en-GB"/>
        </w:rPr>
      </w:pPr>
    </w:p>
    <w:p w14:paraId="4241E6B5" w14:textId="77777777" w:rsidR="004F6CA3" w:rsidRDefault="004F6CA3" w:rsidP="004F6CA3">
      <w:pPr>
        <w:rPr>
          <w:ins w:id="158" w:author="Hamza Anwer" w:date="2020-07-28T12:22:00Z"/>
          <w:bCs/>
          <w:i/>
          <w:iCs/>
          <w:sz w:val="28"/>
        </w:rPr>
      </w:pPr>
      <w:ins w:id="159" w:author="Hamza Anwer" w:date="2020-07-28T12:22:00Z">
        <w:r w:rsidRPr="00056E10">
          <w:rPr>
            <w:bCs/>
            <w:i/>
            <w:iCs/>
            <w:sz w:val="28"/>
          </w:rPr>
          <w:t>Behavioural</w:t>
        </w:r>
        <w:r>
          <w:rPr>
            <w:rFonts w:ascii="Times" w:hAnsi="Times" w:cs="Times"/>
            <w:bCs/>
            <w:sz w:val="24"/>
            <w:szCs w:val="24"/>
            <w:lang w:val="en-GB"/>
          </w:rPr>
          <w:t xml:space="preserve"> </w:t>
        </w:r>
        <w:r w:rsidRPr="00056E10">
          <w:rPr>
            <w:bCs/>
            <w:i/>
            <w:iCs/>
            <w:sz w:val="28"/>
          </w:rPr>
          <w:t>and statistical</w:t>
        </w:r>
        <w:r>
          <w:rPr>
            <w:rFonts w:ascii="Times" w:hAnsi="Times" w:cs="Times"/>
            <w:bCs/>
            <w:sz w:val="24"/>
            <w:szCs w:val="24"/>
            <w:lang w:val="en-GB"/>
          </w:rPr>
          <w:t xml:space="preserve"> </w:t>
        </w:r>
        <w:r w:rsidRPr="00056E10">
          <w:rPr>
            <w:bCs/>
            <w:i/>
            <w:iCs/>
            <w:sz w:val="28"/>
          </w:rPr>
          <w:t>analyses</w:t>
        </w:r>
      </w:ins>
    </w:p>
    <w:p w14:paraId="753C92AE" w14:textId="77777777" w:rsidR="004F6CA3" w:rsidRDefault="004F6CA3" w:rsidP="004F6CA3">
      <w:pPr>
        <w:rPr>
          <w:ins w:id="160" w:author="Hamza Anwer" w:date="2020-07-28T12:22:00Z"/>
          <w:bCs/>
          <w:i/>
          <w:iCs/>
          <w:sz w:val="28"/>
        </w:rPr>
      </w:pPr>
    </w:p>
    <w:p w14:paraId="2FD410C0" w14:textId="725D43CA" w:rsidR="004F6CA3" w:rsidRDefault="004F6CA3" w:rsidP="004F6CA3">
      <w:pPr>
        <w:pStyle w:val="Normal1"/>
        <w:contextualSpacing w:val="0"/>
        <w:rPr>
          <w:ins w:id="161" w:author="Hamza Anwer" w:date="2020-07-28T12:45:00Z"/>
          <w:rFonts w:ascii="Times" w:hAnsi="Times" w:cs="Times"/>
          <w:bCs/>
          <w:sz w:val="24"/>
          <w:szCs w:val="24"/>
          <w:lang w:val="en-GB"/>
        </w:rPr>
      </w:pPr>
      <w:ins w:id="162" w:author="Hamza Anwer" w:date="2020-07-28T12:22:00Z">
        <w:r w:rsidRPr="00FA7004">
          <w:rPr>
            <w:rFonts w:ascii="Times" w:hAnsi="Times" w:cs="Times"/>
            <w:bCs/>
            <w:sz w:val="24"/>
            <w:szCs w:val="24"/>
            <w:lang w:val="en-GB"/>
          </w:rPr>
          <w:t>All videos were analyzed with the video tracking software Ethovision XT 14.0 (Noldus, Spink and Tegelenbosch, 2001)</w:t>
        </w:r>
        <w:r>
          <w:rPr>
            <w:rFonts w:ascii="Times" w:hAnsi="Times" w:cs="Times"/>
            <w:bCs/>
            <w:sz w:val="24"/>
            <w:szCs w:val="24"/>
            <w:lang w:val="en-GB"/>
          </w:rPr>
          <w:t xml:space="preserve">, which was also used to create three digital zones (lower, middle and upper third) in the tanks for analysis (see Ethovision protocol in Supplementary Materials). </w:t>
        </w:r>
        <w:r w:rsidRPr="00FA7004">
          <w:rPr>
            <w:rFonts w:ascii="Times" w:hAnsi="Times" w:cs="Times"/>
            <w:bCs/>
            <w:sz w:val="24"/>
            <w:szCs w:val="24"/>
            <w:lang w:val="en-GB"/>
          </w:rPr>
          <w:t xml:space="preserve">We assessed anxiety by analyzing </w:t>
        </w:r>
        <w:r>
          <w:rPr>
            <w:rFonts w:ascii="Times" w:hAnsi="Times" w:cs="Times"/>
            <w:bCs/>
            <w:sz w:val="24"/>
            <w:szCs w:val="24"/>
            <w:lang w:val="en-GB"/>
          </w:rPr>
          <w:t>commonly</w:t>
        </w:r>
        <w:r w:rsidRPr="00FA7004">
          <w:rPr>
            <w:rFonts w:ascii="Times" w:hAnsi="Times" w:cs="Times"/>
            <w:bCs/>
            <w:sz w:val="24"/>
            <w:szCs w:val="24"/>
            <w:lang w:val="en-GB"/>
          </w:rPr>
          <w:t xml:space="preserve"> reported behaviours in </w:t>
        </w:r>
      </w:ins>
      <w:ins w:id="163" w:author="Hamza Anwer" w:date="2020-07-28T12:46:00Z">
        <w:r w:rsidR="009872CD">
          <w:rPr>
            <w:rFonts w:ascii="Times" w:hAnsi="Times" w:cs="Times"/>
            <w:bCs/>
            <w:sz w:val="24"/>
            <w:szCs w:val="24"/>
            <w:lang w:val="en-GB"/>
          </w:rPr>
          <w:t>zebrafish anxiety studies</w:t>
        </w:r>
      </w:ins>
      <w:ins w:id="164" w:author="Hamza Anwer" w:date="2020-07-28T12:22:00Z">
        <w:r>
          <w:rPr>
            <w:rFonts w:ascii="Times" w:hAnsi="Times" w:cs="Times"/>
            <w:bCs/>
            <w:sz w:val="24"/>
            <w:szCs w:val="24"/>
            <w:lang w:val="en-GB"/>
          </w:rPr>
          <w:t xml:space="preserve"> as identified in our anxiety survey</w:t>
        </w:r>
        <w:r w:rsidRPr="00FA7004">
          <w:rPr>
            <w:rFonts w:ascii="Times" w:hAnsi="Times" w:cs="Times"/>
            <w:bCs/>
            <w:sz w:val="24"/>
            <w:szCs w:val="24"/>
            <w:lang w:val="en-GB"/>
          </w:rPr>
          <w:t>: time spent in the lower</w:t>
        </w:r>
        <w:r>
          <w:rPr>
            <w:rFonts w:ascii="Times" w:hAnsi="Times" w:cs="Times"/>
            <w:bCs/>
            <w:sz w:val="24"/>
            <w:szCs w:val="24"/>
            <w:lang w:val="en-GB"/>
          </w:rPr>
          <w:t xml:space="preserve"> third, middle third and upper third</w:t>
        </w:r>
        <w:r w:rsidRPr="00FA7004">
          <w:rPr>
            <w:rFonts w:ascii="Times" w:hAnsi="Times" w:cs="Times"/>
            <w:bCs/>
            <w:sz w:val="24"/>
            <w:szCs w:val="24"/>
            <w:lang w:val="en-GB"/>
          </w:rPr>
          <w:t xml:space="preserve"> of the tank</w:t>
        </w:r>
        <w:r>
          <w:rPr>
            <w:rFonts w:ascii="Times" w:hAnsi="Times" w:cs="Times"/>
            <w:bCs/>
            <w:sz w:val="24"/>
            <w:szCs w:val="24"/>
            <w:lang w:val="en-GB"/>
          </w:rPr>
          <w:t>;</w:t>
        </w:r>
        <w:r w:rsidRPr="00FA7004">
          <w:rPr>
            <w:rFonts w:ascii="Times" w:hAnsi="Times" w:cs="Times"/>
            <w:bCs/>
            <w:sz w:val="24"/>
            <w:szCs w:val="24"/>
            <w:lang w:val="en-GB"/>
          </w:rPr>
          <w:t xml:space="preserve"> latency to enter the upper </w:t>
        </w:r>
        <w:r>
          <w:rPr>
            <w:rFonts w:ascii="Times" w:hAnsi="Times" w:cs="Times"/>
            <w:bCs/>
            <w:sz w:val="24"/>
            <w:szCs w:val="24"/>
            <w:lang w:val="en-GB"/>
          </w:rPr>
          <w:t>third</w:t>
        </w:r>
        <w:r w:rsidRPr="00FA7004">
          <w:rPr>
            <w:rFonts w:ascii="Times" w:hAnsi="Times" w:cs="Times"/>
            <w:bCs/>
            <w:sz w:val="24"/>
            <w:szCs w:val="24"/>
            <w:lang w:val="en-GB"/>
          </w:rPr>
          <w:t xml:space="preserve"> of the tank</w:t>
        </w:r>
        <w:r>
          <w:rPr>
            <w:rFonts w:ascii="Times" w:hAnsi="Times" w:cs="Times"/>
            <w:bCs/>
            <w:sz w:val="24"/>
            <w:szCs w:val="24"/>
            <w:lang w:val="en-GB"/>
          </w:rPr>
          <w:t xml:space="preserve"> as well as number of entries</w:t>
        </w:r>
      </w:ins>
      <w:ins w:id="165" w:author="Hamza Anwer" w:date="2020-07-28T12:47:00Z">
        <w:r w:rsidR="009872CD">
          <w:rPr>
            <w:rFonts w:ascii="Times" w:hAnsi="Times" w:cs="Times"/>
            <w:bCs/>
            <w:sz w:val="24"/>
            <w:szCs w:val="24"/>
            <w:lang w:val="en-GB"/>
          </w:rPr>
          <w:t xml:space="preserve"> into the upper third</w:t>
        </w:r>
      </w:ins>
      <w:ins w:id="166" w:author="Hamza Anwer" w:date="2020-07-28T12:22:00Z">
        <w:r>
          <w:rPr>
            <w:rFonts w:ascii="Times" w:hAnsi="Times" w:cs="Times"/>
            <w:bCs/>
            <w:sz w:val="24"/>
            <w:szCs w:val="24"/>
            <w:lang w:val="en-GB"/>
          </w:rPr>
          <w:t>;</w:t>
        </w:r>
        <w:r w:rsidRPr="00FA7004">
          <w:rPr>
            <w:rFonts w:ascii="Times" w:hAnsi="Times" w:cs="Times"/>
            <w:bCs/>
            <w:sz w:val="24"/>
            <w:szCs w:val="24"/>
            <w:lang w:val="en-GB"/>
          </w:rPr>
          <w:t xml:space="preserve"> total distance travelled</w:t>
        </w:r>
        <w:r>
          <w:rPr>
            <w:rFonts w:ascii="Times" w:hAnsi="Times" w:cs="Times"/>
            <w:bCs/>
            <w:sz w:val="24"/>
            <w:szCs w:val="24"/>
            <w:lang w:val="en-GB"/>
          </w:rPr>
          <w:t>;</w:t>
        </w:r>
      </w:ins>
      <w:ins w:id="167" w:author="Hamza Anwer" w:date="2020-08-07T11:02:00Z">
        <w:r w:rsidR="00187274">
          <w:rPr>
            <w:rFonts w:ascii="Times" w:hAnsi="Times" w:cs="Times"/>
            <w:bCs/>
            <w:sz w:val="24"/>
            <w:szCs w:val="24"/>
            <w:lang w:val="en-GB"/>
          </w:rPr>
          <w:t xml:space="preserve"> and</w:t>
        </w:r>
      </w:ins>
      <w:ins w:id="168" w:author="Hamza Anwer" w:date="2020-07-28T12:22:00Z">
        <w:r>
          <w:rPr>
            <w:rFonts w:ascii="Times" w:hAnsi="Times" w:cs="Times"/>
            <w:bCs/>
            <w:sz w:val="24"/>
            <w:szCs w:val="24"/>
            <w:lang w:val="en-GB"/>
          </w:rPr>
          <w:t xml:space="preserve"> time spent freezing </w:t>
        </w:r>
        <w:r w:rsidRPr="00FA7004">
          <w:rPr>
            <w:rFonts w:ascii="Times" w:hAnsi="Times" w:cs="Times"/>
            <w:bCs/>
            <w:sz w:val="24"/>
            <w:szCs w:val="24"/>
            <w:lang w:val="en-GB"/>
          </w:rPr>
          <w:t xml:space="preserve">(Stewart </w:t>
        </w:r>
        <w:r w:rsidRPr="00FA7004">
          <w:rPr>
            <w:rFonts w:ascii="Times" w:hAnsi="Times" w:cs="Times"/>
            <w:bCs/>
            <w:i/>
            <w:sz w:val="24"/>
            <w:szCs w:val="24"/>
            <w:lang w:val="en-GB"/>
          </w:rPr>
          <w:t>et al.</w:t>
        </w:r>
        <w:r w:rsidRPr="00FA7004">
          <w:rPr>
            <w:rFonts w:ascii="Times" w:hAnsi="Times" w:cs="Times"/>
            <w:bCs/>
            <w:sz w:val="24"/>
            <w:szCs w:val="24"/>
            <w:lang w:val="en-GB"/>
          </w:rPr>
          <w:t xml:space="preserve">, 2012).  </w:t>
        </w:r>
      </w:ins>
    </w:p>
    <w:p w14:paraId="65DD4139" w14:textId="742F48DF" w:rsidR="009872CD" w:rsidRDefault="009872CD" w:rsidP="004F6CA3">
      <w:pPr>
        <w:pStyle w:val="Normal1"/>
        <w:contextualSpacing w:val="0"/>
        <w:rPr>
          <w:ins w:id="169" w:author="Hamza Anwer" w:date="2020-07-28T12:45:00Z"/>
          <w:rFonts w:ascii="Times" w:hAnsi="Times" w:cs="Times"/>
          <w:bCs/>
          <w:sz w:val="24"/>
          <w:szCs w:val="24"/>
          <w:lang w:val="en-GB"/>
        </w:rPr>
      </w:pPr>
    </w:p>
    <w:p w14:paraId="4D8F7480" w14:textId="7AABE8CA" w:rsidR="00485B0D" w:rsidRDefault="009872CD" w:rsidP="002C44E9">
      <w:pPr>
        <w:pStyle w:val="Normal1"/>
        <w:contextualSpacing w:val="0"/>
        <w:rPr>
          <w:ins w:id="170" w:author="Hamza Anwer" w:date="2020-07-28T13:50:00Z"/>
          <w:rFonts w:ascii="Times" w:hAnsi="Times" w:cs="Times"/>
          <w:bCs/>
          <w:sz w:val="24"/>
          <w:szCs w:val="24"/>
          <w:lang w:val="en-GB"/>
        </w:rPr>
      </w:pPr>
      <w:ins w:id="171" w:author="Hamza Anwer" w:date="2020-07-28T12:45:00Z">
        <w:r w:rsidRPr="00FA7004">
          <w:rPr>
            <w:rFonts w:ascii="Times" w:hAnsi="Times" w:cs="Times"/>
            <w:bCs/>
            <w:sz w:val="24"/>
            <w:szCs w:val="24"/>
            <w:lang w:val="en-GB"/>
          </w:rPr>
          <w:t xml:space="preserve">Statistical analysis was done in R Studio (Version 1.1.453). </w:t>
        </w:r>
      </w:ins>
      <w:ins w:id="172" w:author="Hamza Anwer" w:date="2020-07-28T15:35:00Z">
        <w:r w:rsidR="00763126">
          <w:rPr>
            <w:rFonts w:ascii="Times" w:hAnsi="Times" w:cs="Times"/>
            <w:bCs/>
            <w:sz w:val="24"/>
            <w:szCs w:val="24"/>
            <w:lang w:val="en-AU"/>
          </w:rPr>
          <w:t>N</w:t>
        </w:r>
        <w:r w:rsidR="00763126" w:rsidRPr="00763126">
          <w:rPr>
            <w:rFonts w:ascii="Times" w:hAnsi="Times" w:cs="Times"/>
            <w:bCs/>
            <w:sz w:val="24"/>
            <w:szCs w:val="24"/>
            <w:lang w:val="en-AU"/>
          </w:rPr>
          <w:t>ormality of</w:t>
        </w:r>
      </w:ins>
      <w:ins w:id="173" w:author="Hamza Anwer" w:date="2020-07-28T15:37:00Z">
        <w:r w:rsidR="00A57659">
          <w:rPr>
            <w:rFonts w:ascii="Times" w:hAnsi="Times" w:cs="Times"/>
            <w:bCs/>
            <w:sz w:val="24"/>
            <w:szCs w:val="24"/>
            <w:lang w:val="en-AU"/>
          </w:rPr>
          <w:t xml:space="preserve"> anxiety </w:t>
        </w:r>
        <w:r w:rsidR="00814BD2">
          <w:rPr>
            <w:rFonts w:ascii="Times" w:hAnsi="Times" w:cs="Times"/>
            <w:bCs/>
            <w:sz w:val="24"/>
            <w:szCs w:val="24"/>
            <w:lang w:val="en-AU"/>
          </w:rPr>
          <w:t>behavioural</w:t>
        </w:r>
        <w:r w:rsidR="00A57659">
          <w:rPr>
            <w:rFonts w:ascii="Times" w:hAnsi="Times" w:cs="Times"/>
            <w:bCs/>
            <w:sz w:val="24"/>
            <w:szCs w:val="24"/>
            <w:lang w:val="en-AU"/>
          </w:rPr>
          <w:t xml:space="preserve"> endpoint</w:t>
        </w:r>
      </w:ins>
      <w:ins w:id="174" w:author="Hamza Anwer" w:date="2020-08-06T12:01:00Z">
        <w:r w:rsidR="00C754E2">
          <w:rPr>
            <w:rFonts w:ascii="Times" w:hAnsi="Times" w:cs="Times"/>
            <w:bCs/>
            <w:sz w:val="24"/>
            <w:szCs w:val="24"/>
            <w:lang w:val="en-AU"/>
          </w:rPr>
          <w:t>s</w:t>
        </w:r>
      </w:ins>
      <w:ins w:id="175" w:author="Hamza Anwer" w:date="2020-07-28T15:35:00Z">
        <w:r w:rsidR="00763126" w:rsidRPr="00763126">
          <w:rPr>
            <w:rFonts w:ascii="Times" w:hAnsi="Times" w:cs="Times"/>
            <w:bCs/>
            <w:sz w:val="24"/>
            <w:szCs w:val="24"/>
            <w:lang w:val="en-AU"/>
          </w:rPr>
          <w:t xml:space="preserve"> and constant variance of residuals</w:t>
        </w:r>
        <w:r w:rsidR="00763126">
          <w:rPr>
            <w:rFonts w:ascii="Times" w:hAnsi="Times" w:cs="Times"/>
            <w:bCs/>
            <w:sz w:val="24"/>
            <w:szCs w:val="24"/>
            <w:lang w:val="en-AU"/>
          </w:rPr>
          <w:t xml:space="preserve"> was checked prio</w:t>
        </w:r>
      </w:ins>
      <w:ins w:id="176" w:author="Hamza Anwer" w:date="2020-07-28T15:36:00Z">
        <w:r w:rsidR="00763126">
          <w:rPr>
            <w:rFonts w:ascii="Times" w:hAnsi="Times" w:cs="Times"/>
            <w:bCs/>
            <w:sz w:val="24"/>
            <w:szCs w:val="24"/>
            <w:lang w:val="en-AU"/>
          </w:rPr>
          <w:t>r to analys</w:t>
        </w:r>
      </w:ins>
      <w:ins w:id="177" w:author="Hamza Anwer" w:date="2020-08-07T12:04:00Z">
        <w:r w:rsidR="00777653">
          <w:rPr>
            <w:rFonts w:ascii="Times" w:hAnsi="Times" w:cs="Times"/>
            <w:bCs/>
            <w:sz w:val="24"/>
            <w:szCs w:val="24"/>
            <w:lang w:val="en-AU"/>
          </w:rPr>
          <w:t>e</w:t>
        </w:r>
      </w:ins>
      <w:ins w:id="178" w:author="Hamza Anwer" w:date="2020-07-28T15:36:00Z">
        <w:r w:rsidR="00763126">
          <w:rPr>
            <w:rFonts w:ascii="Times" w:hAnsi="Times" w:cs="Times"/>
            <w:bCs/>
            <w:sz w:val="24"/>
            <w:szCs w:val="24"/>
            <w:lang w:val="en-AU"/>
          </w:rPr>
          <w:t>s</w:t>
        </w:r>
      </w:ins>
      <w:ins w:id="179" w:author="Hamza Anwer" w:date="2020-08-07T11:28:00Z">
        <w:r w:rsidR="0085561C">
          <w:rPr>
            <w:rFonts w:ascii="Times" w:hAnsi="Times" w:cs="Times"/>
            <w:bCs/>
            <w:sz w:val="24"/>
            <w:szCs w:val="24"/>
            <w:lang w:val="en-AU"/>
          </w:rPr>
          <w:t xml:space="preserve"> by generating mixed models with the </w:t>
        </w:r>
        <w:r w:rsidR="0085561C">
          <w:rPr>
            <w:rFonts w:ascii="Times" w:hAnsi="Times" w:cs="Times"/>
            <w:bCs/>
            <w:sz w:val="24"/>
            <w:szCs w:val="24"/>
            <w:lang w:val="en-GB"/>
          </w:rPr>
          <w:t xml:space="preserve">R package </w:t>
        </w:r>
        <w:r w:rsidR="0085561C">
          <w:rPr>
            <w:rFonts w:ascii="Times" w:hAnsi="Times" w:cs="Times"/>
            <w:bCs/>
            <w:i/>
            <w:iCs/>
            <w:sz w:val="24"/>
            <w:szCs w:val="24"/>
            <w:lang w:val="en-GB"/>
          </w:rPr>
          <w:t xml:space="preserve">lme4 </w:t>
        </w:r>
        <w:r w:rsidR="0085561C" w:rsidRPr="00FA7004">
          <w:rPr>
            <w:rFonts w:ascii="Times" w:hAnsi="Times" w:cs="Times"/>
            <w:bCs/>
            <w:sz w:val="24"/>
            <w:szCs w:val="24"/>
            <w:lang w:val="en-GB"/>
          </w:rPr>
          <w:t xml:space="preserve">(version 20) </w:t>
        </w:r>
        <w:r w:rsidR="0085561C" w:rsidRPr="00FA7004">
          <w:rPr>
            <w:rFonts w:ascii="Times" w:hAnsi="Times" w:cs="Times"/>
            <w:bCs/>
            <w:sz w:val="24"/>
            <w:szCs w:val="24"/>
            <w:lang w:val="en-GB"/>
          </w:rPr>
          <w:fldChar w:fldCharType="begin" w:fldLock="1"/>
        </w:r>
        <w:r w:rsidR="0085561C">
          <w:rPr>
            <w:rFonts w:ascii="Times" w:hAnsi="Times" w:cs="Times"/>
            <w:bCs/>
            <w:sz w:val="24"/>
            <w:szCs w:val="24"/>
            <w:lang w:val="en-GB"/>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non-dropping-particle":"","parse-names":false,"suffix":""}],"container-title":"R package version","id":"ITEM-1","issue":"7","issued":{"date-parts":[["2014"]]},"page":"1-23","title":"lme4: Linear mixed-effects models using Eigen and S4","type":"article-journal","volume":"1"},"uris":["http://www.mendeley.com/documents/?uuid=bbb6ce08-cabf-43d7-ba27-74697b51e37a","http://www.mendeley.com/documents/?uuid=f3faba9c-2885-4985-afd5-83bfa6e6ed9d"]}],"mendeley":{"formattedCitation":"(Bates et al. 2014)","plainTextFormattedCitation":"(Bates et al. 2014)","previouslyFormattedCitation":"(Bates et al. 2014)"},"properties":{"noteIndex":0},"schema":"https://github.com/citation-style-language/schema/raw/master/csl-citation.json"}</w:instrText>
        </w:r>
        <w:r w:rsidR="0085561C" w:rsidRPr="00FA7004">
          <w:rPr>
            <w:rFonts w:ascii="Times" w:hAnsi="Times" w:cs="Times"/>
            <w:bCs/>
            <w:sz w:val="24"/>
            <w:szCs w:val="24"/>
            <w:lang w:val="en-GB"/>
          </w:rPr>
          <w:fldChar w:fldCharType="separate"/>
        </w:r>
        <w:r w:rsidR="0085561C" w:rsidRPr="000B7B44">
          <w:rPr>
            <w:rFonts w:ascii="Times" w:hAnsi="Times" w:cs="Times"/>
            <w:bCs/>
            <w:noProof/>
            <w:sz w:val="24"/>
            <w:szCs w:val="24"/>
            <w:lang w:val="en-GB"/>
          </w:rPr>
          <w:t>(Bates et al. 2014)</w:t>
        </w:r>
        <w:r w:rsidR="0085561C" w:rsidRPr="00FA7004">
          <w:rPr>
            <w:rFonts w:ascii="Times" w:hAnsi="Times" w:cs="Times"/>
            <w:bCs/>
            <w:sz w:val="24"/>
            <w:szCs w:val="24"/>
          </w:rPr>
          <w:fldChar w:fldCharType="end"/>
        </w:r>
      </w:ins>
      <w:ins w:id="180" w:author="Hamza Anwer" w:date="2020-08-07T11:49:00Z">
        <w:r w:rsidR="00BB11BD">
          <w:rPr>
            <w:rFonts w:ascii="Times" w:hAnsi="Times" w:cs="Times"/>
            <w:bCs/>
            <w:sz w:val="24"/>
            <w:szCs w:val="24"/>
          </w:rPr>
          <w:t>. We</w:t>
        </w:r>
      </w:ins>
      <w:ins w:id="181" w:author="Hamza Anwer" w:date="2020-08-07T11:30:00Z">
        <w:r w:rsidR="005E0EA0">
          <w:rPr>
            <w:rFonts w:ascii="Times" w:hAnsi="Times" w:cs="Times"/>
            <w:bCs/>
            <w:sz w:val="24"/>
            <w:szCs w:val="24"/>
          </w:rPr>
          <w:t xml:space="preserve"> </w:t>
        </w:r>
      </w:ins>
      <w:ins w:id="182" w:author="Hamza Anwer" w:date="2020-08-07T11:50:00Z">
        <w:r w:rsidR="00BB11BD">
          <w:rPr>
            <w:rFonts w:ascii="Times" w:hAnsi="Times" w:cs="Times"/>
            <w:bCs/>
            <w:sz w:val="24"/>
            <w:szCs w:val="24"/>
          </w:rPr>
          <w:t>used</w:t>
        </w:r>
      </w:ins>
      <w:ins w:id="183" w:author="Hamza Anwer" w:date="2020-08-07T11:31:00Z">
        <w:r w:rsidR="005E0EA0">
          <w:rPr>
            <w:rFonts w:ascii="Times" w:hAnsi="Times" w:cs="Times"/>
            <w:bCs/>
            <w:sz w:val="24"/>
            <w:szCs w:val="24"/>
          </w:rPr>
          <w:t xml:space="preserve"> </w:t>
        </w:r>
      </w:ins>
      <w:ins w:id="184" w:author="Hamza Anwer" w:date="2020-08-07T12:09:00Z">
        <w:r w:rsidR="00777653">
          <w:rPr>
            <w:rFonts w:ascii="Times" w:hAnsi="Times" w:cs="Times"/>
            <w:bCs/>
            <w:sz w:val="24"/>
            <w:szCs w:val="24"/>
          </w:rPr>
          <w:t xml:space="preserve">tank type and sex as fixed factors, and </w:t>
        </w:r>
      </w:ins>
      <w:ins w:id="185" w:author="Hamza Anwer" w:date="2020-08-07T11:31:00Z">
        <w:r w:rsidR="005E0EA0">
          <w:rPr>
            <w:rFonts w:ascii="Times" w:hAnsi="Times" w:cs="Times"/>
            <w:bCs/>
            <w:sz w:val="24"/>
            <w:szCs w:val="24"/>
          </w:rPr>
          <w:t xml:space="preserve">fish ID as </w:t>
        </w:r>
      </w:ins>
      <w:ins w:id="186" w:author="Hamza Anwer" w:date="2020-08-07T11:55:00Z">
        <w:r w:rsidR="00BB11BD">
          <w:rPr>
            <w:rFonts w:ascii="Times" w:hAnsi="Times" w:cs="Times"/>
            <w:bCs/>
            <w:sz w:val="24"/>
            <w:szCs w:val="24"/>
          </w:rPr>
          <w:t xml:space="preserve">a </w:t>
        </w:r>
      </w:ins>
      <w:ins w:id="187" w:author="Hamza Anwer" w:date="2020-08-07T11:31:00Z">
        <w:r w:rsidR="005E0EA0">
          <w:rPr>
            <w:rFonts w:ascii="Times" w:hAnsi="Times" w:cs="Times"/>
            <w:bCs/>
            <w:sz w:val="24"/>
            <w:szCs w:val="24"/>
          </w:rPr>
          <w:t>random factor</w:t>
        </w:r>
      </w:ins>
      <w:ins w:id="188" w:author="Hamza Anwer" w:date="2020-07-28T15:35:00Z">
        <w:r w:rsidR="00763126" w:rsidRPr="00763126">
          <w:rPr>
            <w:rFonts w:ascii="Times" w:hAnsi="Times" w:cs="Times"/>
            <w:bCs/>
            <w:sz w:val="24"/>
            <w:szCs w:val="24"/>
            <w:lang w:val="en-AU"/>
          </w:rPr>
          <w:t>.</w:t>
        </w:r>
      </w:ins>
      <w:ins w:id="189" w:author="Hamza Anwer" w:date="2020-08-07T11:30:00Z">
        <w:r w:rsidR="005E0EA0">
          <w:rPr>
            <w:rFonts w:ascii="Times" w:hAnsi="Times" w:cs="Times"/>
            <w:bCs/>
            <w:sz w:val="24"/>
            <w:szCs w:val="24"/>
            <w:lang w:val="en-AU"/>
          </w:rPr>
          <w:t xml:space="preserve"> </w:t>
        </w:r>
      </w:ins>
      <w:ins w:id="190" w:author="Hamza Anwer" w:date="2020-08-07T12:10:00Z">
        <w:r w:rsidR="00777653">
          <w:rPr>
            <w:rFonts w:ascii="Times" w:hAnsi="Times" w:cs="Times"/>
            <w:bCs/>
            <w:sz w:val="24"/>
            <w:szCs w:val="24"/>
            <w:lang w:val="en-AU"/>
          </w:rPr>
          <w:t>We applied transformations to the following endpoints</w:t>
        </w:r>
      </w:ins>
      <w:ins w:id="191" w:author="Hamza Anwer" w:date="2020-08-07T12:17:00Z">
        <w:r w:rsidR="002A0F37">
          <w:rPr>
            <w:rFonts w:ascii="Times" w:hAnsi="Times" w:cs="Times"/>
            <w:bCs/>
            <w:sz w:val="24"/>
            <w:szCs w:val="24"/>
            <w:lang w:val="en-AU"/>
          </w:rPr>
          <w:t xml:space="preserve"> to meet </w:t>
        </w:r>
      </w:ins>
      <w:ins w:id="192" w:author="Hamza Anwer" w:date="2020-08-07T12:18:00Z">
        <w:r w:rsidR="003D73A9">
          <w:rPr>
            <w:rFonts w:ascii="Times" w:hAnsi="Times" w:cs="Times"/>
            <w:bCs/>
            <w:sz w:val="24"/>
            <w:szCs w:val="24"/>
            <w:lang w:val="en-AU"/>
          </w:rPr>
          <w:t>normality assumptions</w:t>
        </w:r>
      </w:ins>
      <w:ins w:id="193" w:author="Hamza Anwer" w:date="2020-08-07T12:10:00Z">
        <w:r w:rsidR="00777653">
          <w:rPr>
            <w:rFonts w:ascii="Times" w:hAnsi="Times" w:cs="Times"/>
            <w:bCs/>
            <w:sz w:val="24"/>
            <w:szCs w:val="24"/>
            <w:lang w:val="en-AU"/>
          </w:rPr>
          <w:t xml:space="preserve">: </w:t>
        </w:r>
      </w:ins>
      <w:ins w:id="194" w:author="Hamza Anwer" w:date="2020-08-07T12:11:00Z">
        <w:r w:rsidR="00777653">
          <w:rPr>
            <w:rFonts w:ascii="Times" w:hAnsi="Times" w:cs="Times"/>
            <w:bCs/>
            <w:sz w:val="24"/>
            <w:szCs w:val="24"/>
            <w:lang w:val="en-AU"/>
          </w:rPr>
          <w:t xml:space="preserve">time spent in the upper third </w:t>
        </w:r>
      </w:ins>
      <w:ins w:id="195" w:author="Hamza Anwer" w:date="2020-08-07T12:14:00Z">
        <w:r w:rsidR="000C4F75">
          <w:rPr>
            <w:rFonts w:ascii="Times" w:hAnsi="Times" w:cs="Times"/>
            <w:bCs/>
            <w:sz w:val="24"/>
            <w:szCs w:val="24"/>
            <w:lang w:val="en-AU"/>
          </w:rPr>
          <w:t xml:space="preserve">and </w:t>
        </w:r>
        <w:r w:rsidR="000C4F75">
          <w:rPr>
            <w:rFonts w:ascii="Times" w:hAnsi="Times" w:cs="Times"/>
            <w:bCs/>
            <w:sz w:val="24"/>
            <w:szCs w:val="24"/>
            <w:lang w:val="en-AU"/>
          </w:rPr>
          <w:t>entries into the upper third (square root)</w:t>
        </w:r>
        <w:r w:rsidR="000C4F75">
          <w:rPr>
            <w:rFonts w:ascii="Times" w:hAnsi="Times" w:cs="Times"/>
            <w:bCs/>
            <w:sz w:val="24"/>
            <w:szCs w:val="24"/>
            <w:lang w:val="en-AU"/>
          </w:rPr>
          <w:t>; and</w:t>
        </w:r>
        <w:r w:rsidR="000C4F75">
          <w:rPr>
            <w:rFonts w:ascii="Times" w:hAnsi="Times" w:cs="Times"/>
            <w:bCs/>
            <w:sz w:val="24"/>
            <w:szCs w:val="24"/>
            <w:lang w:val="en-AU"/>
          </w:rPr>
          <w:t xml:space="preserve"> </w:t>
        </w:r>
      </w:ins>
      <w:ins w:id="196" w:author="Hamza Anwer" w:date="2020-08-07T12:12:00Z">
        <w:r w:rsidR="00777653">
          <w:rPr>
            <w:rFonts w:ascii="Times" w:hAnsi="Times" w:cs="Times"/>
            <w:bCs/>
            <w:sz w:val="24"/>
            <w:szCs w:val="24"/>
            <w:lang w:val="en-AU"/>
          </w:rPr>
          <w:t>time spent freezing (</w:t>
        </w:r>
      </w:ins>
      <w:ins w:id="197" w:author="Hamza Anwer" w:date="2020-08-07T13:35:00Z">
        <w:r w:rsidR="000974E9">
          <w:rPr>
            <w:rFonts w:ascii="Times" w:hAnsi="Times" w:cs="Times"/>
            <w:bCs/>
            <w:sz w:val="24"/>
            <w:szCs w:val="24"/>
            <w:lang w:val="en-AU"/>
          </w:rPr>
          <w:t>natural logarithm</w:t>
        </w:r>
      </w:ins>
      <w:ins w:id="198" w:author="Hamza Anwer" w:date="2020-08-07T12:12:00Z">
        <w:r w:rsidR="00F40D15">
          <w:rPr>
            <w:rFonts w:ascii="Times" w:hAnsi="Times" w:cs="Times"/>
            <w:bCs/>
            <w:sz w:val="24"/>
            <w:szCs w:val="24"/>
            <w:lang w:val="en-AU"/>
          </w:rPr>
          <w:t>)</w:t>
        </w:r>
      </w:ins>
      <w:ins w:id="199" w:author="Hamza Anwer" w:date="2020-08-07T12:14:00Z">
        <w:r w:rsidR="000C4F75">
          <w:rPr>
            <w:rFonts w:ascii="Times" w:hAnsi="Times" w:cs="Times"/>
            <w:bCs/>
            <w:sz w:val="24"/>
            <w:szCs w:val="24"/>
            <w:lang w:val="en-AU"/>
          </w:rPr>
          <w:t>.</w:t>
        </w:r>
      </w:ins>
      <w:ins w:id="200" w:author="Hamza Anwer" w:date="2020-08-07T12:12:00Z">
        <w:r w:rsidR="00F40D15">
          <w:rPr>
            <w:rFonts w:ascii="Times" w:hAnsi="Times" w:cs="Times"/>
            <w:bCs/>
            <w:sz w:val="24"/>
            <w:szCs w:val="24"/>
            <w:lang w:val="en-AU"/>
          </w:rPr>
          <w:t xml:space="preserve"> </w:t>
        </w:r>
      </w:ins>
      <w:ins w:id="201" w:author="Hamza Anwer" w:date="2020-07-28T15:58:00Z">
        <w:r w:rsidR="002212D4">
          <w:rPr>
            <w:rFonts w:ascii="Times" w:hAnsi="Times" w:cs="Times"/>
            <w:bCs/>
            <w:sz w:val="24"/>
            <w:szCs w:val="24"/>
            <w:lang w:val="en-AU"/>
          </w:rPr>
          <w:t xml:space="preserve">Using the </w:t>
        </w:r>
        <w:r w:rsidR="002212D4">
          <w:rPr>
            <w:rFonts w:ascii="Times" w:hAnsi="Times" w:cs="Times"/>
            <w:bCs/>
            <w:i/>
            <w:iCs/>
            <w:sz w:val="24"/>
            <w:szCs w:val="24"/>
            <w:lang w:val="en-GB"/>
          </w:rPr>
          <w:t>rptr</w:t>
        </w:r>
        <w:r w:rsidR="002212D4">
          <w:rPr>
            <w:rFonts w:ascii="Times" w:hAnsi="Times" w:cs="Times"/>
            <w:bCs/>
            <w:sz w:val="24"/>
            <w:szCs w:val="24"/>
            <w:lang w:val="en-GB"/>
          </w:rPr>
          <w:t xml:space="preserve"> package (Version 0.9.21) </w:t>
        </w:r>
        <w:r w:rsidR="002212D4">
          <w:rPr>
            <w:rFonts w:ascii="Times" w:hAnsi="Times" w:cs="Times"/>
            <w:bCs/>
            <w:sz w:val="24"/>
            <w:szCs w:val="24"/>
            <w:lang w:val="en-GB"/>
          </w:rPr>
          <w:fldChar w:fldCharType="begin" w:fldLock="1"/>
        </w:r>
        <w:r w:rsidR="002212D4">
          <w:rPr>
            <w:rFonts w:ascii="Times" w:hAnsi="Times" w:cs="Times"/>
            <w:bCs/>
            <w:sz w:val="24"/>
            <w:szCs w:val="24"/>
            <w:lang w:val="en-GB"/>
          </w:rPr>
          <w:instrText>ADDIN CSL_CITATION {"citationItems":[{"id":"ITEM-1","itemData":{"ISSN":"2041-210X","author":[{"dropping-particle":"","family":"Stoffel","given":"Martin A","non-dropping-particle":"","parse-names":false,"suffix":""},{"dropping-particle":"","family":"Nakagawa","given":"Shinichi","non-dropping-particle":"","parse-names":false,"suffix":""},{"dropping-particle":"","family":"Schielzeth","given":"Holger","non-dropping-particle":"","parse-names":false,"suffix":""}],"container-title":"Methods in Ecology and Evolution","id":"ITEM-1","issue":"11","issued":{"date-parts":[["2017"]]},"page":"1639-1644","publisher":"Wiley Online Library","title":"rptR: Repeatability estimation and variance decomposition by generalized linear mixed‐effects models","type":"article-journal","volume":"8"},"uris":["http://www.mendeley.com/documents/?uuid=bf4b53a5-a8a7-4ac0-a99c-5df843645b52"]}],"mendeley":{"formattedCitation":"(Stoffel, Nakagawa, and Schielzeth 2017)","plainTextFormattedCitation":"(Stoffel, Nakagawa, and Schielzeth 2017)","previouslyFormattedCitation":"(Stoffel, Nakagawa, and Schielzeth 2017)"},"properties":{"noteIndex":0},"schema":"https://github.com/citation-style-language/schema/raw/master/csl-citation.json"}</w:instrText>
        </w:r>
        <w:r w:rsidR="002212D4">
          <w:rPr>
            <w:rFonts w:ascii="Times" w:hAnsi="Times" w:cs="Times"/>
            <w:bCs/>
            <w:sz w:val="24"/>
            <w:szCs w:val="24"/>
            <w:lang w:val="en-GB"/>
          </w:rPr>
          <w:fldChar w:fldCharType="separate"/>
        </w:r>
        <w:r w:rsidR="002212D4" w:rsidRPr="000B7B44">
          <w:rPr>
            <w:rFonts w:ascii="Times" w:hAnsi="Times" w:cs="Times"/>
            <w:bCs/>
            <w:noProof/>
            <w:sz w:val="24"/>
            <w:szCs w:val="24"/>
            <w:lang w:val="en-GB"/>
          </w:rPr>
          <w:t>(Stoffel, Nakagawa, and Schielzeth 2017)</w:t>
        </w:r>
        <w:r w:rsidR="002212D4">
          <w:rPr>
            <w:rFonts w:ascii="Times" w:hAnsi="Times" w:cs="Times"/>
            <w:bCs/>
            <w:sz w:val="24"/>
            <w:szCs w:val="24"/>
            <w:lang w:val="en-GB"/>
          </w:rPr>
          <w:fldChar w:fldCharType="end"/>
        </w:r>
        <w:r w:rsidR="002212D4">
          <w:rPr>
            <w:rFonts w:ascii="Times" w:hAnsi="Times" w:cs="Times"/>
            <w:bCs/>
            <w:sz w:val="24"/>
            <w:szCs w:val="24"/>
            <w:lang w:val="en-GB"/>
          </w:rPr>
          <w:t>, we calculated r</w:t>
        </w:r>
      </w:ins>
      <w:ins w:id="202" w:author="Hamza Anwer" w:date="2020-07-28T13:18:00Z">
        <w:r w:rsidR="00485B0D" w:rsidRPr="002212D4">
          <w:rPr>
            <w:rFonts w:ascii="Times" w:hAnsi="Times" w:cs="Times"/>
            <w:bCs/>
            <w:sz w:val="24"/>
            <w:szCs w:val="24"/>
            <w:lang w:val="en-GB"/>
          </w:rPr>
          <w:t>epeatability</w:t>
        </w:r>
        <w:r w:rsidR="00485B0D">
          <w:rPr>
            <w:rFonts w:ascii="Times" w:hAnsi="Times" w:cs="Times"/>
            <w:bCs/>
            <w:sz w:val="24"/>
            <w:szCs w:val="24"/>
            <w:lang w:val="en-GB"/>
          </w:rPr>
          <w:t xml:space="preserve"> estimate</w:t>
        </w:r>
      </w:ins>
      <w:ins w:id="203" w:author="Hamza Anwer" w:date="2020-07-28T13:22:00Z">
        <w:r w:rsidR="000B7B44">
          <w:rPr>
            <w:rFonts w:ascii="Times" w:hAnsi="Times" w:cs="Times"/>
            <w:bCs/>
            <w:sz w:val="24"/>
            <w:szCs w:val="24"/>
            <w:lang w:val="en-GB"/>
          </w:rPr>
          <w:t xml:space="preserve">s based on a mixed-effects model framework </w:t>
        </w:r>
      </w:ins>
      <w:ins w:id="204" w:author="Hamza Anwer" w:date="2020-07-28T15:58:00Z">
        <w:r w:rsidR="002212D4">
          <w:rPr>
            <w:rFonts w:ascii="Times" w:hAnsi="Times" w:cs="Times"/>
            <w:bCs/>
            <w:sz w:val="24"/>
            <w:szCs w:val="24"/>
            <w:lang w:val="en-GB"/>
          </w:rPr>
          <w:t>with</w:t>
        </w:r>
      </w:ins>
      <w:ins w:id="205" w:author="Hamza Anwer" w:date="2020-07-28T13:22:00Z">
        <w:r w:rsidR="000B7B44">
          <w:rPr>
            <w:rFonts w:ascii="Times" w:hAnsi="Times" w:cs="Times"/>
            <w:bCs/>
            <w:sz w:val="24"/>
            <w:szCs w:val="24"/>
            <w:lang w:val="en-GB"/>
          </w:rPr>
          <w:t xml:space="preserve"> </w:t>
        </w:r>
      </w:ins>
      <w:ins w:id="206" w:author="Hamza Anwer" w:date="2020-08-07T11:31:00Z">
        <w:r w:rsidR="005E0EA0">
          <w:rPr>
            <w:rFonts w:ascii="Times" w:hAnsi="Times" w:cs="Times"/>
            <w:bCs/>
            <w:i/>
            <w:iCs/>
            <w:sz w:val="24"/>
            <w:szCs w:val="24"/>
            <w:lang w:val="en-GB"/>
          </w:rPr>
          <w:t>lme4</w:t>
        </w:r>
        <w:r w:rsidR="005E0EA0">
          <w:rPr>
            <w:rFonts w:ascii="Times" w:hAnsi="Times" w:cs="Times"/>
            <w:bCs/>
            <w:sz w:val="24"/>
            <w:szCs w:val="24"/>
            <w:lang w:val="en-GB"/>
          </w:rPr>
          <w:t xml:space="preserve">. </w:t>
        </w:r>
      </w:ins>
      <w:ins w:id="207" w:author="Hamza Anwer" w:date="2020-07-28T13:26:00Z">
        <w:r w:rsidR="000B7B44">
          <w:rPr>
            <w:rFonts w:ascii="Times" w:hAnsi="Times" w:cs="Times"/>
            <w:bCs/>
            <w:sz w:val="24"/>
            <w:szCs w:val="24"/>
            <w:lang w:val="en-GB"/>
          </w:rPr>
          <w:t xml:space="preserve"> </w:t>
        </w:r>
      </w:ins>
      <w:ins w:id="208" w:author="Hamza Anwer" w:date="2020-07-28T13:38:00Z">
        <w:r w:rsidR="00C33167">
          <w:rPr>
            <w:rFonts w:ascii="Times" w:hAnsi="Times" w:cs="Times"/>
            <w:bCs/>
            <w:sz w:val="24"/>
            <w:szCs w:val="24"/>
            <w:lang w:val="en-GB"/>
          </w:rPr>
          <w:t>Repeatability (R)</w:t>
        </w:r>
      </w:ins>
      <w:ins w:id="209" w:author="Hamza Anwer" w:date="2020-07-28T13:39:00Z">
        <w:r w:rsidR="00C33167">
          <w:rPr>
            <w:rFonts w:ascii="Times" w:hAnsi="Times" w:cs="Times"/>
            <w:bCs/>
            <w:sz w:val="24"/>
            <w:szCs w:val="24"/>
            <w:lang w:val="en-GB"/>
          </w:rPr>
          <w:t xml:space="preserve"> </w:t>
        </w:r>
      </w:ins>
      <w:ins w:id="210" w:author="Hamza Anwer" w:date="2020-07-28T13:41:00Z">
        <w:r w:rsidR="00C33167">
          <w:rPr>
            <w:rFonts w:ascii="Times" w:hAnsi="Times" w:cs="Times"/>
            <w:bCs/>
            <w:sz w:val="24"/>
            <w:szCs w:val="24"/>
            <w:lang w:val="en-GB"/>
          </w:rPr>
          <w:t>is formally</w:t>
        </w:r>
      </w:ins>
      <w:ins w:id="211" w:author="Hamza Anwer" w:date="2020-07-28T13:56:00Z">
        <w:r w:rsidR="00385F0E">
          <w:rPr>
            <w:rFonts w:ascii="Times" w:hAnsi="Times" w:cs="Times"/>
            <w:bCs/>
            <w:sz w:val="24"/>
            <w:szCs w:val="24"/>
            <w:lang w:val="en-GB"/>
          </w:rPr>
          <w:t xml:space="preserve"> defined as</w:t>
        </w:r>
      </w:ins>
      <w:ins w:id="212" w:author="Hamza Anwer" w:date="2020-07-28T13:40:00Z">
        <w:r w:rsidR="00C33167">
          <w:rPr>
            <w:rFonts w:ascii="Times" w:hAnsi="Times" w:cs="Times"/>
            <w:bCs/>
            <w:sz w:val="24"/>
            <w:szCs w:val="24"/>
            <w:lang w:val="en-GB"/>
          </w:rPr>
          <w:t xml:space="preserve"> the proportion of among-group variance </w:t>
        </w:r>
      </w:ins>
      <w:ins w:id="213" w:author="Hamza Anwer" w:date="2020-07-28T13:41:00Z">
        <w:r w:rsidR="00C33167">
          <w:rPr>
            <w:rFonts w:ascii="Times" w:hAnsi="Times" w:cs="Times"/>
            <w:bCs/>
            <w:sz w:val="24"/>
            <w:szCs w:val="24"/>
            <w:lang w:val="en-GB"/>
          </w:rPr>
          <w:t xml:space="preserve">out of total variance </w:t>
        </w:r>
      </w:ins>
      <w:ins w:id="214" w:author="Hamza Anwer" w:date="2020-07-28T13:50:00Z">
        <w:r w:rsidR="002C44E9">
          <w:rPr>
            <w:rFonts w:ascii="Times" w:hAnsi="Times" w:cs="Times"/>
            <w:bCs/>
            <w:sz w:val="24"/>
            <w:szCs w:val="24"/>
            <w:lang w:val="en-GB"/>
          </w:rPr>
          <w:fldChar w:fldCharType="begin" w:fldLock="1"/>
        </w:r>
      </w:ins>
      <w:r w:rsidR="005A2614">
        <w:rPr>
          <w:rFonts w:ascii="Times" w:hAnsi="Times" w:cs="Times"/>
          <w:bCs/>
          <w:sz w:val="24"/>
          <w:szCs w:val="24"/>
          <w:lang w:val="en-GB"/>
        </w:rPr>
        <w:instrText>ADDIN CSL_CITATION {"citationItems":[{"id":"ITEM-1","itemData":{"DOI":"10.2307/2343822","ISBN":"0-7167-8604-4","author":[{"dropping-particle":"","family":"Sokal","given":"Robert","non-dropping-particle":"","parse-names":false,"suffix":""},{"dropping-particle":"","family":"Rohlf","given":"F","non-dropping-particle":"","parse-names":false,"suffix":""}],"container-title":"Journal of the Royal Statistical Society. Series A (General)","id":"ITEM-1","issued":{"date-parts":[["2012","1","1"]]},"title":"Biometry: the principles and practice of statistics in biological research. 2nd ed","type":"book","volume":"133"},"uris":["http://www.mendeley.com/documents/?uuid=86df0e4c-a605-4eae-92c5-7a87e04ea992"]}],"mendeley":{"formattedCitation":"(Sokal and Rohlf 2012)","plainTextFormattedCitation":"(Sokal and Rohlf 2012)","previouslyFormattedCitation":"(Sokal and Rohlf 2012)"},"properties":{"noteIndex":0},"schema":"https://github.com/citation-style-language/schema/raw/master/csl-citation.json"}</w:instrText>
      </w:r>
      <w:r w:rsidR="002C44E9">
        <w:rPr>
          <w:rFonts w:ascii="Times" w:hAnsi="Times" w:cs="Times"/>
          <w:bCs/>
          <w:sz w:val="24"/>
          <w:szCs w:val="24"/>
          <w:lang w:val="en-GB"/>
        </w:rPr>
        <w:fldChar w:fldCharType="separate"/>
      </w:r>
      <w:r w:rsidR="002C44E9" w:rsidRPr="002C44E9">
        <w:rPr>
          <w:rFonts w:ascii="Times" w:hAnsi="Times" w:cs="Times"/>
          <w:bCs/>
          <w:noProof/>
          <w:sz w:val="24"/>
          <w:szCs w:val="24"/>
          <w:lang w:val="en-GB"/>
        </w:rPr>
        <w:t>(Sokal and Rohlf 2012)</w:t>
      </w:r>
      <w:ins w:id="215" w:author="Hamza Anwer" w:date="2020-07-28T13:50:00Z">
        <w:r w:rsidR="002C44E9">
          <w:rPr>
            <w:rFonts w:ascii="Times" w:hAnsi="Times" w:cs="Times"/>
            <w:bCs/>
            <w:sz w:val="24"/>
            <w:szCs w:val="24"/>
            <w:lang w:val="en-GB"/>
          </w:rPr>
          <w:fldChar w:fldCharType="end"/>
        </w:r>
        <w:r w:rsidR="002C44E9">
          <w:rPr>
            <w:rFonts w:ascii="Times" w:hAnsi="Times" w:cs="Times"/>
            <w:bCs/>
            <w:sz w:val="24"/>
            <w:szCs w:val="24"/>
            <w:lang w:val="en-GB"/>
          </w:rPr>
          <w:t>:</w:t>
        </w:r>
      </w:ins>
    </w:p>
    <w:p w14:paraId="59812513" w14:textId="094CAD15" w:rsidR="002C44E9" w:rsidRDefault="002C44E9" w:rsidP="002C44E9">
      <w:pPr>
        <w:pStyle w:val="Normal1"/>
        <w:contextualSpacing w:val="0"/>
        <w:rPr>
          <w:ins w:id="216" w:author="Hamza Anwer" w:date="2020-07-28T13:50:00Z"/>
          <w:rFonts w:ascii="Times" w:hAnsi="Times" w:cs="Times"/>
          <w:bCs/>
          <w:sz w:val="24"/>
          <w:szCs w:val="24"/>
          <w:lang w:val="en-GB"/>
        </w:rPr>
      </w:pPr>
    </w:p>
    <w:p w14:paraId="5D98B04E" w14:textId="24AA3A06" w:rsidR="002C44E9" w:rsidRPr="005A2614" w:rsidRDefault="002C44E9" w:rsidP="002C44E9">
      <w:pPr>
        <w:pStyle w:val="Normal1"/>
        <w:contextualSpacing w:val="0"/>
        <w:rPr>
          <w:ins w:id="217" w:author="Hamza Anwer" w:date="2020-07-28T13:58:00Z"/>
          <w:rFonts w:ascii="Times" w:hAnsi="Times" w:cs="Times"/>
          <w:bCs/>
          <w:sz w:val="24"/>
          <w:szCs w:val="24"/>
          <w:lang w:val="en-GB"/>
        </w:rPr>
      </w:pPr>
      <m:oMathPara>
        <m:oMath>
          <m:r>
            <w:ins w:id="218" w:author="Hamza Anwer" w:date="2020-07-28T13:52:00Z">
              <w:rPr>
                <w:rFonts w:ascii="Cambria Math" w:hAnsi="Cambria Math" w:cs="Times"/>
                <w:sz w:val="24"/>
                <w:szCs w:val="24"/>
                <w:lang w:val="en-GB"/>
              </w:rPr>
              <m:t xml:space="preserve">R= </m:t>
            </w:ins>
          </m:r>
          <m:f>
            <m:fPr>
              <m:ctrlPr>
                <w:ins w:id="219" w:author="Hamza Anwer" w:date="2020-07-28T13:52:00Z">
                  <w:rPr>
                    <w:rFonts w:ascii="Cambria Math" w:hAnsi="Cambria Math" w:cs="Times"/>
                    <w:bCs/>
                    <w:i/>
                    <w:sz w:val="24"/>
                    <w:szCs w:val="24"/>
                    <w:lang w:val="en-GB"/>
                  </w:rPr>
                </w:ins>
              </m:ctrlPr>
            </m:fPr>
            <m:num>
              <m:sSubSup>
                <m:sSubSupPr>
                  <m:ctrlPr>
                    <w:ins w:id="220" w:author="Hamza Anwer" w:date="2020-07-28T13:53:00Z">
                      <w:rPr>
                        <w:rFonts w:ascii="Cambria Math" w:hAnsi="Cambria Math" w:cs="Times"/>
                        <w:bCs/>
                        <w:i/>
                        <w:sz w:val="24"/>
                        <w:szCs w:val="24"/>
                        <w:lang w:val="en-GB"/>
                      </w:rPr>
                    </w:ins>
                  </m:ctrlPr>
                </m:sSubSupPr>
                <m:e>
                  <m:r>
                    <w:ins w:id="221" w:author="Hamza Anwer" w:date="2020-07-28T13:53:00Z">
                      <w:rPr>
                        <w:rFonts w:ascii="Cambria Math" w:hAnsi="Cambria Math" w:cs="Times"/>
                        <w:sz w:val="24"/>
                        <w:szCs w:val="24"/>
                        <w:lang w:val="en-GB"/>
                      </w:rPr>
                      <m:t>σ</m:t>
                    </w:ins>
                  </m:r>
                </m:e>
                <m:sub>
                  <m:r>
                    <w:ins w:id="222" w:author="Hamza Anwer" w:date="2020-07-28T13:55:00Z">
                      <w:rPr>
                        <w:rFonts w:ascii="Cambria Math" w:hAnsi="Cambria Math" w:cs="Times"/>
                        <w:sz w:val="24"/>
                        <w:szCs w:val="24"/>
                        <w:lang w:val="en-GB"/>
                      </w:rPr>
                      <m:t>α</m:t>
                    </w:ins>
                  </m:r>
                </m:sub>
                <m:sup>
                  <m:r>
                    <w:ins w:id="223" w:author="Hamza Anwer" w:date="2020-07-28T13:53:00Z">
                      <w:rPr>
                        <w:rFonts w:ascii="Cambria Math" w:hAnsi="Cambria Math" w:cs="Times"/>
                        <w:sz w:val="24"/>
                        <w:szCs w:val="24"/>
                        <w:lang w:val="en-GB"/>
                      </w:rPr>
                      <m:t>2</m:t>
                    </w:ins>
                  </m:r>
                </m:sup>
              </m:sSubSup>
            </m:num>
            <m:den>
              <m:sSubSup>
                <m:sSubSupPr>
                  <m:ctrlPr>
                    <w:ins w:id="224" w:author="Hamza Anwer" w:date="2020-07-28T13:55:00Z">
                      <w:rPr>
                        <w:rFonts w:ascii="Cambria Math" w:hAnsi="Cambria Math" w:cs="Times"/>
                        <w:bCs/>
                        <w:i/>
                        <w:sz w:val="24"/>
                        <w:szCs w:val="24"/>
                        <w:lang w:val="en-GB"/>
                      </w:rPr>
                    </w:ins>
                  </m:ctrlPr>
                </m:sSubSupPr>
                <m:e>
                  <m:r>
                    <w:ins w:id="225" w:author="Hamza Anwer" w:date="2020-07-28T13:55:00Z">
                      <w:rPr>
                        <w:rFonts w:ascii="Cambria Math" w:hAnsi="Cambria Math" w:cs="Times"/>
                        <w:sz w:val="24"/>
                        <w:szCs w:val="24"/>
                        <w:lang w:val="en-GB"/>
                      </w:rPr>
                      <m:t>σ</m:t>
                    </w:ins>
                  </m:r>
                </m:e>
                <m:sub>
                  <m:r>
                    <w:ins w:id="226" w:author="Hamza Anwer" w:date="2020-07-28T13:55:00Z">
                      <w:rPr>
                        <w:rFonts w:ascii="Cambria Math" w:hAnsi="Cambria Math" w:cs="Times"/>
                        <w:sz w:val="24"/>
                        <w:szCs w:val="24"/>
                        <w:lang w:val="en-GB"/>
                      </w:rPr>
                      <m:t>α</m:t>
                    </w:ins>
                  </m:r>
                </m:sub>
                <m:sup>
                  <m:r>
                    <w:ins w:id="227" w:author="Hamza Anwer" w:date="2020-07-28T13:55:00Z">
                      <w:rPr>
                        <w:rFonts w:ascii="Cambria Math" w:hAnsi="Cambria Math" w:cs="Times"/>
                        <w:sz w:val="24"/>
                        <w:szCs w:val="24"/>
                        <w:lang w:val="en-GB"/>
                      </w:rPr>
                      <m:t>2</m:t>
                    </w:ins>
                  </m:r>
                </m:sup>
              </m:sSubSup>
              <m:r>
                <w:ins w:id="228" w:author="Hamza Anwer" w:date="2020-07-28T13:56:00Z">
                  <w:rPr>
                    <w:rFonts w:ascii="Cambria Math" w:hAnsi="Cambria Math" w:cs="Times"/>
                    <w:sz w:val="24"/>
                    <w:szCs w:val="24"/>
                    <w:lang w:val="en-GB"/>
                  </w:rPr>
                  <m:t xml:space="preserve">+ </m:t>
                </w:ins>
              </m:r>
              <m:sSubSup>
                <m:sSubSupPr>
                  <m:ctrlPr>
                    <w:ins w:id="229" w:author="Hamza Anwer" w:date="2020-07-28T13:56:00Z">
                      <w:rPr>
                        <w:rFonts w:ascii="Cambria Math" w:hAnsi="Cambria Math" w:cs="Times"/>
                        <w:bCs/>
                        <w:i/>
                        <w:sz w:val="24"/>
                        <w:szCs w:val="24"/>
                        <w:lang w:val="en-GB"/>
                      </w:rPr>
                    </w:ins>
                  </m:ctrlPr>
                </m:sSubSupPr>
                <m:e>
                  <m:r>
                    <w:ins w:id="230" w:author="Hamza Anwer" w:date="2020-07-28T13:56:00Z">
                      <w:rPr>
                        <w:rFonts w:ascii="Cambria Math" w:hAnsi="Cambria Math" w:cs="Times"/>
                        <w:sz w:val="24"/>
                        <w:szCs w:val="24"/>
                        <w:lang w:val="en-GB"/>
                      </w:rPr>
                      <m:t>σ</m:t>
                    </w:ins>
                  </m:r>
                </m:e>
                <m:sub>
                  <m:r>
                    <w:ins w:id="231" w:author="Hamza Anwer" w:date="2020-07-28T13:56:00Z">
                      <w:rPr>
                        <w:rFonts w:ascii="Cambria Math" w:hAnsi="Cambria Math" w:cs="Times"/>
                        <w:sz w:val="24"/>
                        <w:szCs w:val="24"/>
                        <w:lang w:val="en-GB"/>
                      </w:rPr>
                      <m:t>ε</m:t>
                    </w:ins>
                  </m:r>
                </m:sub>
                <m:sup>
                  <m:r>
                    <w:ins w:id="232" w:author="Hamza Anwer" w:date="2020-07-28T13:56:00Z">
                      <w:rPr>
                        <w:rFonts w:ascii="Cambria Math" w:hAnsi="Cambria Math" w:cs="Times"/>
                        <w:sz w:val="24"/>
                        <w:szCs w:val="24"/>
                        <w:lang w:val="en-GB"/>
                      </w:rPr>
                      <m:t>2</m:t>
                    </w:ins>
                  </m:r>
                </m:sup>
              </m:sSubSup>
            </m:den>
          </m:f>
        </m:oMath>
      </m:oMathPara>
    </w:p>
    <w:p w14:paraId="3180B972" w14:textId="77777777" w:rsidR="005366C4" w:rsidRDefault="005366C4" w:rsidP="002C44E9">
      <w:pPr>
        <w:pStyle w:val="Normal1"/>
        <w:contextualSpacing w:val="0"/>
        <w:rPr>
          <w:ins w:id="233" w:author="Hamza Anwer" w:date="2020-07-28T13:25:00Z"/>
          <w:rFonts w:ascii="Times" w:hAnsi="Times" w:cs="Times"/>
          <w:bCs/>
          <w:sz w:val="24"/>
          <w:szCs w:val="24"/>
          <w:lang w:val="en-GB"/>
        </w:rPr>
      </w:pPr>
    </w:p>
    <w:p w14:paraId="0663F506" w14:textId="228EF08E" w:rsidR="00595D88" w:rsidRPr="005E096C" w:rsidRDefault="00385F0E" w:rsidP="00671D16">
      <w:pPr>
        <w:pStyle w:val="Normal1"/>
        <w:contextualSpacing w:val="0"/>
        <w:rPr>
          <w:ins w:id="234" w:author="Hamza Anwer" w:date="2020-07-28T14:49:00Z"/>
          <w:rFonts w:ascii="Times" w:hAnsi="Times" w:cs="Times"/>
          <w:bCs/>
          <w:sz w:val="24"/>
          <w:szCs w:val="24"/>
        </w:rPr>
        <w:pPrChange w:id="235" w:author="Hamza Anwer" w:date="2020-08-07T12:49:00Z">
          <w:pPr/>
        </w:pPrChange>
      </w:pPr>
      <w:ins w:id="236" w:author="Hamza Anwer" w:date="2020-07-28T13:57:00Z">
        <w:r w:rsidRPr="00385F0E">
          <w:rPr>
            <w:rFonts w:ascii="Times" w:hAnsi="Times" w:cs="Times"/>
            <w:bCs/>
            <w:sz w:val="24"/>
            <w:szCs w:val="24"/>
          </w:rPr>
          <w:t xml:space="preserve">where </w:t>
        </w:r>
      </w:ins>
      <m:oMath>
        <m:sSubSup>
          <m:sSubSupPr>
            <m:ctrlPr>
              <w:ins w:id="237" w:author="Hamza Anwer" w:date="2020-07-28T13:57:00Z">
                <w:rPr>
                  <w:rFonts w:ascii="Cambria Math" w:hAnsi="Cambria Math" w:cs="Times"/>
                  <w:bCs/>
                  <w:i/>
                  <w:sz w:val="24"/>
                  <w:szCs w:val="24"/>
                  <w:lang w:val="en-GB"/>
                </w:rPr>
              </w:ins>
            </m:ctrlPr>
          </m:sSubSupPr>
          <m:e>
            <m:r>
              <w:ins w:id="238" w:author="Hamza Anwer" w:date="2020-07-28T13:57:00Z">
                <w:rPr>
                  <w:rFonts w:ascii="Cambria Math" w:hAnsi="Cambria Math" w:cs="Times"/>
                  <w:sz w:val="24"/>
                  <w:szCs w:val="24"/>
                  <w:lang w:val="en-GB"/>
                </w:rPr>
                <m:t>σ</m:t>
              </w:ins>
            </m:r>
          </m:e>
          <m:sub>
            <m:r>
              <w:ins w:id="239" w:author="Hamza Anwer" w:date="2020-07-28T13:57:00Z">
                <w:rPr>
                  <w:rFonts w:ascii="Cambria Math" w:hAnsi="Cambria Math" w:cs="Times"/>
                  <w:sz w:val="24"/>
                  <w:szCs w:val="24"/>
                  <w:lang w:val="en-GB"/>
                </w:rPr>
                <m:t>α</m:t>
              </w:ins>
            </m:r>
          </m:sub>
          <m:sup>
            <m:r>
              <w:ins w:id="240" w:author="Hamza Anwer" w:date="2020-07-28T13:57:00Z">
                <w:rPr>
                  <w:rFonts w:ascii="Cambria Math" w:hAnsi="Cambria Math" w:cs="Times"/>
                  <w:sz w:val="24"/>
                  <w:szCs w:val="24"/>
                  <w:lang w:val="en-GB"/>
                </w:rPr>
                <m:t>2</m:t>
              </w:ins>
            </m:r>
          </m:sup>
        </m:sSubSup>
      </m:oMath>
      <w:ins w:id="241" w:author="Hamza Anwer" w:date="2020-07-28T13:57:00Z">
        <w:r w:rsidRPr="00385F0E">
          <w:rPr>
            <w:rFonts w:ascii="Times" w:hAnsi="Times" w:cs="Times"/>
            <w:bCs/>
            <w:sz w:val="24"/>
            <w:szCs w:val="24"/>
          </w:rPr>
          <w:t xml:space="preserve"> is the between-group variance and </w:t>
        </w:r>
      </w:ins>
      <m:oMath>
        <m:sSubSup>
          <m:sSubSupPr>
            <m:ctrlPr>
              <w:ins w:id="242" w:author="Hamza Anwer" w:date="2020-07-28T13:58:00Z">
                <w:rPr>
                  <w:rFonts w:ascii="Cambria Math" w:hAnsi="Cambria Math" w:cs="Times"/>
                  <w:bCs/>
                  <w:i/>
                  <w:sz w:val="24"/>
                  <w:szCs w:val="24"/>
                  <w:lang w:val="en-GB"/>
                </w:rPr>
              </w:ins>
            </m:ctrlPr>
          </m:sSubSupPr>
          <m:e>
            <m:r>
              <w:ins w:id="243" w:author="Hamza Anwer" w:date="2020-07-28T13:58:00Z">
                <w:rPr>
                  <w:rFonts w:ascii="Cambria Math" w:hAnsi="Cambria Math" w:cs="Times"/>
                  <w:sz w:val="24"/>
                  <w:szCs w:val="24"/>
                  <w:lang w:val="en-GB"/>
                </w:rPr>
                <m:t>σ</m:t>
              </w:ins>
            </m:r>
          </m:e>
          <m:sub>
            <m:r>
              <w:ins w:id="244" w:author="Hamza Anwer" w:date="2020-07-28T13:58:00Z">
                <w:rPr>
                  <w:rFonts w:ascii="Cambria Math" w:hAnsi="Cambria Math" w:cs="Times"/>
                  <w:sz w:val="24"/>
                  <w:szCs w:val="24"/>
                  <w:lang w:val="en-GB"/>
                </w:rPr>
                <m:t>ε</m:t>
              </w:ins>
            </m:r>
          </m:sub>
          <m:sup>
            <m:r>
              <w:ins w:id="245" w:author="Hamza Anwer" w:date="2020-07-28T13:58:00Z">
                <w:rPr>
                  <w:rFonts w:ascii="Cambria Math" w:hAnsi="Cambria Math" w:cs="Times"/>
                  <w:sz w:val="24"/>
                  <w:szCs w:val="24"/>
                  <w:lang w:val="en-GB"/>
                </w:rPr>
                <m:t>2</m:t>
              </w:ins>
            </m:r>
          </m:sup>
        </m:sSubSup>
      </m:oMath>
      <w:ins w:id="246" w:author="Hamza Anwer" w:date="2020-07-28T13:57:00Z">
        <w:r w:rsidRPr="00385F0E">
          <w:rPr>
            <w:rFonts w:ascii="Times" w:hAnsi="Times" w:cs="Times"/>
            <w:bCs/>
            <w:sz w:val="24"/>
            <w:szCs w:val="24"/>
          </w:rPr>
          <w:t xml:space="preserve"> is the within</w:t>
        </w:r>
        <w:r>
          <w:rPr>
            <w:rFonts w:ascii="Times" w:hAnsi="Times" w:cs="Times"/>
            <w:bCs/>
            <w:sz w:val="24"/>
            <w:szCs w:val="24"/>
          </w:rPr>
          <w:t>-</w:t>
        </w:r>
        <w:r w:rsidRPr="00385F0E">
          <w:rPr>
            <w:rFonts w:ascii="Times" w:hAnsi="Times" w:cs="Times"/>
            <w:bCs/>
            <w:sz w:val="24"/>
            <w:szCs w:val="24"/>
          </w:rPr>
          <w:t>group variance.</w:t>
        </w:r>
      </w:ins>
      <w:ins w:id="247" w:author="Hamza Anwer" w:date="2020-07-28T14:36:00Z">
        <w:r w:rsidR="00791C45">
          <w:rPr>
            <w:rFonts w:ascii="Times" w:hAnsi="Times" w:cs="Times"/>
            <w:bCs/>
            <w:sz w:val="24"/>
            <w:szCs w:val="24"/>
          </w:rPr>
          <w:t xml:space="preserve"> </w:t>
        </w:r>
      </w:ins>
      <w:ins w:id="248" w:author="Hamza Anwer" w:date="2020-07-28T14:27:00Z">
        <w:r w:rsidR="0013615E">
          <w:rPr>
            <w:rFonts w:ascii="Times" w:hAnsi="Times" w:cs="Times"/>
            <w:bCs/>
            <w:sz w:val="24"/>
            <w:szCs w:val="24"/>
          </w:rPr>
          <w:t xml:space="preserve">We performed </w:t>
        </w:r>
      </w:ins>
      <w:ins w:id="249" w:author="Hamza Anwer" w:date="2020-08-06T11:33:00Z">
        <w:r w:rsidR="009B5D70">
          <w:rPr>
            <w:rFonts w:ascii="Times" w:hAnsi="Times" w:cs="Times"/>
            <w:bCs/>
            <w:sz w:val="24"/>
            <w:szCs w:val="24"/>
          </w:rPr>
          <w:t>four</w:t>
        </w:r>
      </w:ins>
      <w:ins w:id="250" w:author="Hamza Anwer" w:date="2020-07-28T15:12:00Z">
        <w:r w:rsidR="001429A7">
          <w:rPr>
            <w:rFonts w:ascii="Times" w:hAnsi="Times" w:cs="Times"/>
            <w:bCs/>
            <w:sz w:val="24"/>
            <w:szCs w:val="24"/>
          </w:rPr>
          <w:t xml:space="preserve"> </w:t>
        </w:r>
      </w:ins>
      <w:ins w:id="251" w:author="Hamza Anwer" w:date="2020-07-28T15:33:00Z">
        <w:r w:rsidR="00BA6D20">
          <w:rPr>
            <w:rFonts w:ascii="Times" w:hAnsi="Times" w:cs="Times"/>
            <w:bCs/>
            <w:sz w:val="24"/>
            <w:szCs w:val="24"/>
          </w:rPr>
          <w:t xml:space="preserve">sets of </w:t>
        </w:r>
      </w:ins>
      <w:ins w:id="252" w:author="Hamza Anwer" w:date="2020-07-28T14:28:00Z">
        <w:r w:rsidR="0013615E">
          <w:rPr>
            <w:rFonts w:ascii="Times" w:hAnsi="Times" w:cs="Times"/>
            <w:bCs/>
            <w:sz w:val="24"/>
            <w:szCs w:val="24"/>
          </w:rPr>
          <w:t>analyses</w:t>
        </w:r>
      </w:ins>
      <w:ins w:id="253" w:author="Hamza Anwer" w:date="2020-07-28T14:39:00Z">
        <w:r w:rsidR="0096203B">
          <w:rPr>
            <w:rFonts w:ascii="Times" w:hAnsi="Times" w:cs="Times"/>
            <w:bCs/>
            <w:sz w:val="24"/>
            <w:szCs w:val="24"/>
          </w:rPr>
          <w:t>. First, we</w:t>
        </w:r>
      </w:ins>
      <w:ins w:id="254" w:author="Hamza Anwer" w:date="2020-07-28T14:47:00Z">
        <w:r w:rsidR="00595D88">
          <w:rPr>
            <w:rFonts w:ascii="Times" w:hAnsi="Times" w:cs="Times"/>
            <w:bCs/>
            <w:sz w:val="24"/>
            <w:szCs w:val="24"/>
          </w:rPr>
          <w:t xml:space="preserve"> subsetted our overall dataset by tank type </w:t>
        </w:r>
      </w:ins>
      <w:ins w:id="255" w:author="Hamza Anwer" w:date="2020-07-28T14:48:00Z">
        <w:r w:rsidR="00595D88">
          <w:rPr>
            <w:rFonts w:ascii="Times" w:hAnsi="Times" w:cs="Times"/>
            <w:bCs/>
            <w:sz w:val="24"/>
            <w:szCs w:val="24"/>
          </w:rPr>
          <w:t>(i.e. short and tall)</w:t>
        </w:r>
      </w:ins>
      <w:ins w:id="256" w:author="Hamza Anwer" w:date="2020-07-28T14:39:00Z">
        <w:r w:rsidR="0096203B">
          <w:rPr>
            <w:rFonts w:ascii="Times" w:hAnsi="Times" w:cs="Times"/>
            <w:bCs/>
            <w:sz w:val="24"/>
            <w:szCs w:val="24"/>
          </w:rPr>
          <w:t xml:space="preserve"> </w:t>
        </w:r>
      </w:ins>
      <w:ins w:id="257" w:author="Hamza Anwer" w:date="2020-07-28T14:50:00Z">
        <w:r w:rsidR="00595D88">
          <w:rPr>
            <w:rFonts w:ascii="Times" w:hAnsi="Times" w:cs="Times"/>
            <w:bCs/>
            <w:sz w:val="24"/>
            <w:szCs w:val="24"/>
          </w:rPr>
          <w:t xml:space="preserve">and </w:t>
        </w:r>
      </w:ins>
      <w:ins w:id="258" w:author="Hamza Anwer" w:date="2020-07-28T14:39:00Z">
        <w:r w:rsidR="0096203B">
          <w:rPr>
            <w:rFonts w:ascii="Times" w:hAnsi="Times" w:cs="Times"/>
            <w:bCs/>
            <w:sz w:val="24"/>
            <w:szCs w:val="24"/>
          </w:rPr>
          <w:t xml:space="preserve">obtained repeatability estimates </w:t>
        </w:r>
      </w:ins>
      <w:ins w:id="259" w:author="Hamza Anwer" w:date="2020-07-28T14:21:00Z">
        <w:r w:rsidR="00247EDA">
          <w:rPr>
            <w:rFonts w:ascii="Times" w:hAnsi="Times" w:cs="Times"/>
            <w:bCs/>
            <w:sz w:val="24"/>
            <w:szCs w:val="24"/>
          </w:rPr>
          <w:t xml:space="preserve">of </w:t>
        </w:r>
      </w:ins>
      <w:ins w:id="260" w:author="Hamza Anwer" w:date="2020-07-28T15:01:00Z">
        <w:r w:rsidR="00CB1A21">
          <w:rPr>
            <w:rFonts w:ascii="Times" w:hAnsi="Times" w:cs="Times"/>
            <w:bCs/>
            <w:sz w:val="24"/>
            <w:szCs w:val="24"/>
          </w:rPr>
          <w:t xml:space="preserve">anxiety </w:t>
        </w:r>
        <w:r w:rsidR="00231C10">
          <w:rPr>
            <w:rFonts w:ascii="Times" w:hAnsi="Times" w:cs="Times"/>
            <w:bCs/>
            <w:sz w:val="24"/>
            <w:szCs w:val="24"/>
          </w:rPr>
          <w:t>behavioral</w:t>
        </w:r>
        <w:r w:rsidR="005A5332">
          <w:rPr>
            <w:rFonts w:ascii="Times" w:hAnsi="Times" w:cs="Times"/>
            <w:bCs/>
            <w:sz w:val="24"/>
            <w:szCs w:val="24"/>
          </w:rPr>
          <w:t xml:space="preserve"> endp</w:t>
        </w:r>
        <w:r w:rsidR="00231C10">
          <w:rPr>
            <w:rFonts w:ascii="Times" w:hAnsi="Times" w:cs="Times"/>
            <w:bCs/>
            <w:sz w:val="24"/>
            <w:szCs w:val="24"/>
          </w:rPr>
          <w:t>oints</w:t>
        </w:r>
      </w:ins>
      <w:ins w:id="261" w:author="Hamza Anwer" w:date="2020-07-28T14:21:00Z">
        <w:r w:rsidR="00247EDA">
          <w:rPr>
            <w:rFonts w:ascii="Times" w:hAnsi="Times" w:cs="Times"/>
            <w:bCs/>
            <w:sz w:val="24"/>
            <w:szCs w:val="24"/>
          </w:rPr>
          <w:t xml:space="preserve"> in both tall and short tanks</w:t>
        </w:r>
      </w:ins>
      <w:ins w:id="262" w:author="Hamza Anwer" w:date="2020-07-28T14:39:00Z">
        <w:r w:rsidR="0096203B">
          <w:rPr>
            <w:rFonts w:ascii="Times" w:hAnsi="Times" w:cs="Times"/>
            <w:bCs/>
            <w:sz w:val="24"/>
            <w:szCs w:val="24"/>
          </w:rPr>
          <w:t>.</w:t>
        </w:r>
      </w:ins>
      <w:ins w:id="263" w:author="Hamza Anwer" w:date="2020-08-07T12:19:00Z">
        <w:r w:rsidR="008869BF">
          <w:rPr>
            <w:rFonts w:ascii="Times" w:hAnsi="Times" w:cs="Times"/>
            <w:bCs/>
            <w:sz w:val="24"/>
            <w:szCs w:val="24"/>
          </w:rPr>
          <w:t xml:space="preserve"> </w:t>
        </w:r>
      </w:ins>
      <w:ins w:id="264" w:author="Hamza Anwer" w:date="2020-07-28T14:52:00Z">
        <w:r w:rsidR="005A5B78">
          <w:rPr>
            <w:rFonts w:ascii="Times" w:hAnsi="Times" w:cs="Times"/>
            <w:bCs/>
            <w:sz w:val="24"/>
            <w:szCs w:val="24"/>
          </w:rPr>
          <w:t>Second,</w:t>
        </w:r>
      </w:ins>
      <w:ins w:id="265" w:author="Hamza Anwer" w:date="2020-07-28T14:41:00Z">
        <w:r w:rsidR="00595D88">
          <w:rPr>
            <w:rFonts w:ascii="Times" w:hAnsi="Times" w:cs="Times"/>
            <w:bCs/>
            <w:sz w:val="24"/>
            <w:szCs w:val="24"/>
          </w:rPr>
          <w:t xml:space="preserve"> we</w:t>
        </w:r>
      </w:ins>
      <w:ins w:id="266" w:author="Hamza Anwer" w:date="2020-07-28T14:52:00Z">
        <w:r w:rsidR="005A5B78">
          <w:rPr>
            <w:rFonts w:ascii="Times" w:hAnsi="Times" w:cs="Times"/>
            <w:bCs/>
            <w:sz w:val="24"/>
            <w:szCs w:val="24"/>
          </w:rPr>
          <w:t xml:space="preserve"> further</w:t>
        </w:r>
      </w:ins>
      <w:ins w:id="267" w:author="Hamza Anwer" w:date="2020-07-28T14:41:00Z">
        <w:r w:rsidR="00595D88">
          <w:rPr>
            <w:rFonts w:ascii="Times" w:hAnsi="Times" w:cs="Times"/>
            <w:bCs/>
            <w:sz w:val="24"/>
            <w:szCs w:val="24"/>
          </w:rPr>
          <w:t xml:space="preserve"> </w:t>
        </w:r>
      </w:ins>
      <w:ins w:id="268" w:author="Hamza Anwer" w:date="2020-07-28T14:42:00Z">
        <w:r w:rsidR="00595D88">
          <w:rPr>
            <w:rFonts w:ascii="Times" w:hAnsi="Times" w:cs="Times"/>
            <w:bCs/>
            <w:sz w:val="24"/>
            <w:szCs w:val="24"/>
          </w:rPr>
          <w:t xml:space="preserve">subsetted our dataset by sex and </w:t>
        </w:r>
      </w:ins>
      <w:ins w:id="269" w:author="Hamza Anwer" w:date="2020-07-28T14:41:00Z">
        <w:r w:rsidR="00595D88">
          <w:rPr>
            <w:rFonts w:ascii="Times" w:hAnsi="Times" w:cs="Times"/>
            <w:bCs/>
            <w:sz w:val="24"/>
            <w:szCs w:val="24"/>
          </w:rPr>
          <w:t xml:space="preserve">obtained </w:t>
        </w:r>
      </w:ins>
      <w:ins w:id="270" w:author="Hamza Anwer" w:date="2020-07-28T14:34:00Z">
        <w:r w:rsidR="0013615E">
          <w:rPr>
            <w:rFonts w:ascii="Times" w:hAnsi="Times" w:cs="Times"/>
            <w:bCs/>
            <w:sz w:val="24"/>
            <w:szCs w:val="24"/>
          </w:rPr>
          <w:t>repeatabilit</w:t>
        </w:r>
      </w:ins>
      <w:ins w:id="271" w:author="Hamza Anwer" w:date="2020-07-28T15:01:00Z">
        <w:r w:rsidR="00231C10">
          <w:rPr>
            <w:rFonts w:ascii="Times" w:hAnsi="Times" w:cs="Times"/>
            <w:bCs/>
            <w:sz w:val="24"/>
            <w:szCs w:val="24"/>
          </w:rPr>
          <w:t>y estimates</w:t>
        </w:r>
      </w:ins>
      <w:ins w:id="272" w:author="Hamza Anwer" w:date="2020-07-28T14:26:00Z">
        <w:r w:rsidR="00247EDA">
          <w:rPr>
            <w:rFonts w:ascii="Times" w:hAnsi="Times" w:cs="Times"/>
            <w:bCs/>
            <w:sz w:val="24"/>
            <w:szCs w:val="24"/>
          </w:rPr>
          <w:t xml:space="preserve"> of males and females in both tall and short tanks</w:t>
        </w:r>
      </w:ins>
      <w:ins w:id="273" w:author="Hamza Anwer" w:date="2020-07-28T15:05:00Z">
        <w:r w:rsidR="00231C10">
          <w:rPr>
            <w:rFonts w:ascii="Times" w:hAnsi="Times" w:cs="Times"/>
            <w:bCs/>
            <w:sz w:val="24"/>
            <w:szCs w:val="24"/>
          </w:rPr>
          <w:t xml:space="preserve">. </w:t>
        </w:r>
      </w:ins>
      <w:ins w:id="274" w:author="Hamza Anwer" w:date="2020-07-28T15:08:00Z">
        <w:r w:rsidR="002C304C">
          <w:rPr>
            <w:rFonts w:ascii="Times" w:hAnsi="Times" w:cs="Times"/>
            <w:bCs/>
            <w:sz w:val="24"/>
            <w:szCs w:val="24"/>
          </w:rPr>
          <w:t>All estimates were unadjusted and only included individual fish ID’s as a random effect.</w:t>
        </w:r>
        <w:r w:rsidR="00C54850">
          <w:rPr>
            <w:rFonts w:ascii="Times" w:hAnsi="Times" w:cs="Times"/>
            <w:bCs/>
            <w:sz w:val="24"/>
            <w:szCs w:val="24"/>
          </w:rPr>
          <w:t xml:space="preserve"> </w:t>
        </w:r>
      </w:ins>
      <w:ins w:id="275" w:author="Hamza Anwer" w:date="2020-07-28T15:34:00Z">
        <w:r w:rsidR="00252D08">
          <w:rPr>
            <w:rFonts w:ascii="Times" w:hAnsi="Times" w:cs="Times"/>
            <w:bCs/>
            <w:sz w:val="24"/>
            <w:szCs w:val="24"/>
          </w:rPr>
          <w:t xml:space="preserve">Using </w:t>
        </w:r>
        <w:r w:rsidR="00252D08">
          <w:rPr>
            <w:rFonts w:ascii="Times" w:hAnsi="Times" w:cs="Times"/>
            <w:bCs/>
            <w:i/>
            <w:iCs/>
            <w:sz w:val="24"/>
            <w:szCs w:val="24"/>
          </w:rPr>
          <w:t xml:space="preserve">rptr </w:t>
        </w:r>
        <w:r w:rsidR="00252D08">
          <w:rPr>
            <w:rFonts w:ascii="Times" w:hAnsi="Times" w:cs="Times"/>
            <w:bCs/>
            <w:sz w:val="24"/>
            <w:szCs w:val="24"/>
          </w:rPr>
          <w:t>w</w:t>
        </w:r>
      </w:ins>
      <w:ins w:id="276" w:author="Hamza Anwer" w:date="2020-07-28T15:10:00Z">
        <w:r w:rsidR="00FC0A79">
          <w:rPr>
            <w:rFonts w:ascii="Times" w:hAnsi="Times" w:cs="Times"/>
            <w:bCs/>
            <w:sz w:val="24"/>
            <w:szCs w:val="24"/>
          </w:rPr>
          <w:t xml:space="preserve">e obtained standard error and 95% confidence intervals (CI’s) using parametric bootstrapping </w:t>
        </w:r>
        <w:r w:rsidR="00FC0A79">
          <w:rPr>
            <w:rFonts w:ascii="Times" w:hAnsi="Times" w:cs="Times"/>
            <w:bCs/>
            <w:sz w:val="24"/>
            <w:szCs w:val="24"/>
          </w:rPr>
          <w:fldChar w:fldCharType="begin" w:fldLock="1"/>
        </w:r>
      </w:ins>
      <w:r w:rsidR="005E096C">
        <w:rPr>
          <w:rFonts w:ascii="Times" w:hAnsi="Times" w:cs="Times"/>
          <w:bCs/>
          <w:sz w:val="24"/>
          <w:szCs w:val="24"/>
        </w:rPr>
        <w:instrText>ADDIN CSL_CITATION {"citationItems":[{"id":"ITEM-1","itemData":{"ISBN":"1498720986","author":[{"dropping-particle":"","family":"Faraway","given":"Julian J","non-dropping-particle":"","parse-names":false,"suffix":""}],"id":"ITEM-1","issued":{"date-parts":[["2016"]]},"publisher":"CRC press","title":"Extending the linear model with R: generalized linear, mixed effects and nonparametric regression models","type":"book"},"uris":["http://www.mendeley.com/documents/?uuid=129af1c2-639f-4a3e-b30a-7235f43ff8f1"]}],"mendeley":{"formattedCitation":"(Faraway 2016)","plainTextFormattedCitation":"(Faraway 2016)","previouslyFormattedCitation":"(Faraway 2016)"},"properties":{"noteIndex":0},"schema":"https://github.com/citation-style-language/schema/raw/master/csl-citation.json"}</w:instrText>
      </w:r>
      <w:r w:rsidR="00FC0A79">
        <w:rPr>
          <w:rFonts w:ascii="Times" w:hAnsi="Times" w:cs="Times"/>
          <w:bCs/>
          <w:sz w:val="24"/>
          <w:szCs w:val="24"/>
        </w:rPr>
        <w:fldChar w:fldCharType="separate"/>
      </w:r>
      <w:r w:rsidR="00FC0A79" w:rsidRPr="00FC0A79">
        <w:rPr>
          <w:rFonts w:ascii="Times" w:hAnsi="Times" w:cs="Times"/>
          <w:bCs/>
          <w:noProof/>
          <w:sz w:val="24"/>
          <w:szCs w:val="24"/>
        </w:rPr>
        <w:t>(Faraway 2016)</w:t>
      </w:r>
      <w:ins w:id="277" w:author="Hamza Anwer" w:date="2020-07-28T15:10:00Z">
        <w:r w:rsidR="00FC0A79">
          <w:rPr>
            <w:rFonts w:ascii="Times" w:hAnsi="Times" w:cs="Times"/>
            <w:bCs/>
            <w:sz w:val="24"/>
            <w:szCs w:val="24"/>
          </w:rPr>
          <w:fldChar w:fldCharType="end"/>
        </w:r>
        <w:r w:rsidR="00FC0A79">
          <w:rPr>
            <w:rFonts w:ascii="Times" w:hAnsi="Times" w:cs="Times"/>
            <w:bCs/>
            <w:sz w:val="24"/>
            <w:szCs w:val="24"/>
          </w:rPr>
          <w:t xml:space="preserve"> </w:t>
        </w:r>
      </w:ins>
      <w:ins w:id="278" w:author="Hamza Anwer" w:date="2020-07-28T15:11:00Z">
        <w:r w:rsidR="00157956">
          <w:rPr>
            <w:rFonts w:ascii="Times" w:hAnsi="Times" w:cs="Times"/>
            <w:bCs/>
            <w:sz w:val="24"/>
            <w:szCs w:val="24"/>
          </w:rPr>
          <w:t xml:space="preserve">with all models </w:t>
        </w:r>
      </w:ins>
      <w:ins w:id="279" w:author="Hamza Anwer" w:date="2020-07-28T15:10:00Z">
        <w:r w:rsidR="00FC0A79">
          <w:rPr>
            <w:rFonts w:ascii="Times" w:hAnsi="Times" w:cs="Times"/>
            <w:bCs/>
            <w:sz w:val="24"/>
            <w:szCs w:val="24"/>
          </w:rPr>
          <w:t xml:space="preserve">set to 10,000. </w:t>
        </w:r>
      </w:ins>
      <w:ins w:id="280" w:author="Hamza Anwer" w:date="2020-07-28T15:12:00Z">
        <w:r w:rsidR="001429A7">
          <w:rPr>
            <w:rFonts w:ascii="Times" w:hAnsi="Times" w:cs="Times"/>
            <w:bCs/>
            <w:sz w:val="24"/>
            <w:szCs w:val="24"/>
          </w:rPr>
          <w:t>Third, we calculated contrasts between repeatability estimates</w:t>
        </w:r>
      </w:ins>
      <w:ins w:id="281" w:author="Hamza Anwer" w:date="2020-07-28T15:19:00Z">
        <w:r w:rsidR="00553944">
          <w:rPr>
            <w:rFonts w:ascii="Times" w:hAnsi="Times" w:cs="Times"/>
            <w:bCs/>
            <w:sz w:val="24"/>
            <w:szCs w:val="24"/>
          </w:rPr>
          <w:t xml:space="preserve">. This was achieved by </w:t>
        </w:r>
      </w:ins>
      <w:ins w:id="282" w:author="Hamza Anwer" w:date="2020-07-28T15:18:00Z">
        <w:r w:rsidR="00553944">
          <w:rPr>
            <w:rFonts w:ascii="Times" w:hAnsi="Times" w:cs="Times"/>
            <w:bCs/>
            <w:sz w:val="24"/>
            <w:szCs w:val="24"/>
          </w:rPr>
          <w:t xml:space="preserve">calculating differences between estimated bootstrap distributions and obtaining </w:t>
        </w:r>
      </w:ins>
      <w:ins w:id="283" w:author="Hamza Anwer" w:date="2020-07-28T15:19:00Z">
        <w:r w:rsidR="00553944">
          <w:rPr>
            <w:rFonts w:ascii="Times" w:hAnsi="Times" w:cs="Times"/>
            <w:bCs/>
            <w:sz w:val="24"/>
            <w:szCs w:val="24"/>
          </w:rPr>
          <w:t>quantiles</w:t>
        </w:r>
      </w:ins>
      <w:ins w:id="284" w:author="Hamza Anwer" w:date="2020-07-28T15:18:00Z">
        <w:r w:rsidR="00553944">
          <w:rPr>
            <w:rFonts w:ascii="Times" w:hAnsi="Times" w:cs="Times"/>
            <w:bCs/>
            <w:sz w:val="24"/>
            <w:szCs w:val="24"/>
          </w:rPr>
          <w:t xml:space="preserve"> at 2.5% and 97.5%</w:t>
        </w:r>
      </w:ins>
      <w:ins w:id="285" w:author="Hamza Anwer" w:date="2020-07-28T15:20:00Z">
        <w:r w:rsidR="00553944">
          <w:rPr>
            <w:rFonts w:ascii="Times" w:hAnsi="Times" w:cs="Times"/>
            <w:bCs/>
            <w:sz w:val="24"/>
            <w:szCs w:val="24"/>
          </w:rPr>
          <w:t xml:space="preserve"> from this difference</w:t>
        </w:r>
      </w:ins>
      <w:ins w:id="286" w:author="Hamza Anwer" w:date="2020-07-28T15:18:00Z">
        <w:r w:rsidR="00553944">
          <w:rPr>
            <w:rFonts w:ascii="Times" w:hAnsi="Times" w:cs="Times"/>
            <w:bCs/>
            <w:sz w:val="24"/>
            <w:szCs w:val="24"/>
          </w:rPr>
          <w:t xml:space="preserve">. </w:t>
        </w:r>
      </w:ins>
      <w:ins w:id="287" w:author="Hamza Anwer" w:date="2020-07-28T15:34:00Z">
        <w:r w:rsidR="00A40718">
          <w:rPr>
            <w:rFonts w:ascii="Times" w:hAnsi="Times" w:cs="Times"/>
            <w:bCs/>
            <w:sz w:val="24"/>
            <w:szCs w:val="24"/>
          </w:rPr>
          <w:t>Contrasts</w:t>
        </w:r>
      </w:ins>
      <w:ins w:id="288" w:author="Hamza Anwer" w:date="2020-07-28T15:18:00Z">
        <w:r w:rsidR="00553944">
          <w:rPr>
            <w:rFonts w:ascii="Times" w:hAnsi="Times" w:cs="Times"/>
            <w:bCs/>
            <w:sz w:val="24"/>
            <w:szCs w:val="24"/>
          </w:rPr>
          <w:t xml:space="preserve"> we</w:t>
        </w:r>
      </w:ins>
      <w:ins w:id="289" w:author="Hamza Anwer" w:date="2020-07-28T15:19:00Z">
        <w:r w:rsidR="00553944">
          <w:rPr>
            <w:rFonts w:ascii="Times" w:hAnsi="Times" w:cs="Times"/>
            <w:bCs/>
            <w:sz w:val="24"/>
            <w:szCs w:val="24"/>
          </w:rPr>
          <w:t xml:space="preserve">re deemed significant if </w:t>
        </w:r>
      </w:ins>
      <w:ins w:id="290" w:author="Hamza Anwer" w:date="2020-07-28T15:20:00Z">
        <w:r w:rsidR="00553944">
          <w:rPr>
            <w:rFonts w:ascii="Times" w:hAnsi="Times" w:cs="Times"/>
            <w:bCs/>
            <w:sz w:val="24"/>
            <w:szCs w:val="24"/>
          </w:rPr>
          <w:t xml:space="preserve">the </w:t>
        </w:r>
      </w:ins>
      <w:ins w:id="291" w:author="Hamza Anwer" w:date="2020-07-29T13:50:00Z">
        <w:r w:rsidR="001600C7">
          <w:rPr>
            <w:rFonts w:ascii="Times" w:hAnsi="Times" w:cs="Times"/>
            <w:bCs/>
            <w:sz w:val="24"/>
            <w:szCs w:val="24"/>
          </w:rPr>
          <w:t xml:space="preserve">difference </w:t>
        </w:r>
      </w:ins>
      <w:ins w:id="292" w:author="Hamza Anwer" w:date="2020-07-28T15:20:00Z">
        <w:r w:rsidR="00553944">
          <w:rPr>
            <w:rFonts w:ascii="Times" w:hAnsi="Times" w:cs="Times"/>
            <w:bCs/>
            <w:sz w:val="24"/>
            <w:szCs w:val="24"/>
          </w:rPr>
          <w:t>distribution di</w:t>
        </w:r>
      </w:ins>
      <w:ins w:id="293" w:author="Hamza Anwer" w:date="2020-07-28T15:24:00Z">
        <w:r w:rsidR="00013ED4">
          <w:rPr>
            <w:rFonts w:ascii="Times" w:hAnsi="Times" w:cs="Times"/>
            <w:bCs/>
            <w:sz w:val="24"/>
            <w:szCs w:val="24"/>
          </w:rPr>
          <w:t>d not fall below the</w:t>
        </w:r>
      </w:ins>
      <w:ins w:id="294" w:author="Hamza Anwer" w:date="2020-07-28T15:25:00Z">
        <w:r w:rsidR="00013ED4">
          <w:rPr>
            <w:rFonts w:ascii="Times" w:hAnsi="Times" w:cs="Times"/>
            <w:bCs/>
            <w:sz w:val="24"/>
            <w:szCs w:val="24"/>
          </w:rPr>
          <w:t xml:space="preserve"> 2.5% threshold. We calculated differences between tall and short tanks in our overall analysis, and between males and females </w:t>
        </w:r>
      </w:ins>
      <w:ins w:id="295" w:author="Hamza Anwer" w:date="2020-07-28T15:31:00Z">
        <w:r w:rsidR="005049E0">
          <w:rPr>
            <w:rFonts w:ascii="Times" w:hAnsi="Times" w:cs="Times"/>
            <w:bCs/>
            <w:sz w:val="24"/>
            <w:szCs w:val="24"/>
          </w:rPr>
          <w:t xml:space="preserve">in each tank type. </w:t>
        </w:r>
      </w:ins>
      <w:ins w:id="296" w:author="Hamza Anwer" w:date="2020-07-28T15:19:00Z">
        <w:r w:rsidR="00553944">
          <w:rPr>
            <w:rFonts w:ascii="Times" w:hAnsi="Times" w:cs="Times"/>
            <w:bCs/>
            <w:sz w:val="24"/>
            <w:szCs w:val="24"/>
          </w:rPr>
          <w:t xml:space="preserve"> </w:t>
        </w:r>
      </w:ins>
      <w:ins w:id="297" w:author="Hamza Anwer" w:date="2020-08-06T11:33:00Z">
        <w:r w:rsidR="000834C2">
          <w:rPr>
            <w:rFonts w:ascii="Times" w:hAnsi="Times" w:cs="Times"/>
            <w:bCs/>
            <w:sz w:val="24"/>
            <w:szCs w:val="24"/>
          </w:rPr>
          <w:t xml:space="preserve">Lastly, we compared variance </w:t>
        </w:r>
        <w:r w:rsidR="000834C2">
          <w:rPr>
            <w:rFonts w:ascii="Times" w:hAnsi="Times" w:cs="Times"/>
            <w:bCs/>
            <w:sz w:val="24"/>
            <w:szCs w:val="24"/>
          </w:rPr>
          <w:lastRenderedPageBreak/>
          <w:t>estimates</w:t>
        </w:r>
      </w:ins>
      <w:ins w:id="298" w:author="Hamza Anwer" w:date="2020-08-07T12:23:00Z">
        <w:r w:rsidR="008869BF">
          <w:rPr>
            <w:rFonts w:ascii="Times" w:hAnsi="Times" w:cs="Times"/>
            <w:bCs/>
            <w:sz w:val="24"/>
            <w:szCs w:val="24"/>
          </w:rPr>
          <w:t xml:space="preserve"> between </w:t>
        </w:r>
      </w:ins>
      <w:ins w:id="299" w:author="Hamza Anwer" w:date="2020-08-07T12:33:00Z">
        <w:r w:rsidR="00A24C0A">
          <w:rPr>
            <w:rFonts w:ascii="Times" w:hAnsi="Times" w:cs="Times"/>
            <w:bCs/>
            <w:sz w:val="24"/>
            <w:szCs w:val="24"/>
          </w:rPr>
          <w:t xml:space="preserve">tank types. We achieved this by </w:t>
        </w:r>
      </w:ins>
      <w:ins w:id="300" w:author="Hamza Anwer" w:date="2020-08-07T13:38:00Z">
        <w:r w:rsidR="00B9655A">
          <w:rPr>
            <w:rFonts w:ascii="Times" w:hAnsi="Times" w:cs="Times"/>
            <w:bCs/>
            <w:sz w:val="24"/>
            <w:szCs w:val="24"/>
          </w:rPr>
          <w:t>creating</w:t>
        </w:r>
      </w:ins>
      <w:ins w:id="301" w:author="Hamza Anwer" w:date="2020-08-07T12:49:00Z">
        <w:r w:rsidR="00671D16">
          <w:rPr>
            <w:rFonts w:ascii="Times" w:hAnsi="Times" w:cs="Times"/>
            <w:bCs/>
            <w:sz w:val="24"/>
            <w:szCs w:val="24"/>
          </w:rPr>
          <w:t xml:space="preserve"> </w:t>
        </w:r>
      </w:ins>
      <w:ins w:id="302" w:author="Hamza Anwer" w:date="2020-08-07T13:10:00Z">
        <w:r w:rsidR="00AD784C">
          <w:rPr>
            <w:rFonts w:ascii="Times" w:hAnsi="Times" w:cs="Times"/>
            <w:bCs/>
            <w:sz w:val="24"/>
            <w:szCs w:val="24"/>
          </w:rPr>
          <w:t>two</w:t>
        </w:r>
      </w:ins>
      <w:ins w:id="303" w:author="Hamza Anwer" w:date="2020-08-07T12:49:00Z">
        <w:r w:rsidR="00671D16">
          <w:rPr>
            <w:rFonts w:ascii="Times" w:hAnsi="Times" w:cs="Times"/>
            <w:bCs/>
            <w:sz w:val="24"/>
            <w:szCs w:val="24"/>
          </w:rPr>
          <w:t xml:space="preserve"> mixed model</w:t>
        </w:r>
      </w:ins>
      <w:ins w:id="304" w:author="Hamza Anwer" w:date="2020-08-07T13:10:00Z">
        <w:r w:rsidR="00AD784C">
          <w:rPr>
            <w:rFonts w:ascii="Times" w:hAnsi="Times" w:cs="Times"/>
            <w:bCs/>
            <w:sz w:val="24"/>
            <w:szCs w:val="24"/>
          </w:rPr>
          <w:t>s</w:t>
        </w:r>
      </w:ins>
      <w:ins w:id="305" w:author="Hamza Anwer" w:date="2020-08-07T12:50:00Z">
        <w:r w:rsidR="00671D16">
          <w:rPr>
            <w:rFonts w:ascii="Times" w:hAnsi="Times" w:cs="Times"/>
            <w:bCs/>
            <w:sz w:val="24"/>
            <w:szCs w:val="24"/>
          </w:rPr>
          <w:t xml:space="preserve"> </w:t>
        </w:r>
      </w:ins>
      <w:ins w:id="306" w:author="Hamza Anwer" w:date="2020-08-07T13:06:00Z">
        <w:r w:rsidR="00AE69F9">
          <w:rPr>
            <w:rFonts w:ascii="Times" w:hAnsi="Times" w:cs="Times"/>
            <w:bCs/>
            <w:sz w:val="24"/>
            <w:szCs w:val="24"/>
          </w:rPr>
          <w:t>per endpoint</w:t>
        </w:r>
      </w:ins>
      <w:ins w:id="307" w:author="Hamza Anwer" w:date="2020-08-07T13:10:00Z">
        <w:r w:rsidR="00AD784C">
          <w:rPr>
            <w:rFonts w:ascii="Times" w:hAnsi="Times" w:cs="Times"/>
            <w:bCs/>
            <w:sz w:val="24"/>
            <w:szCs w:val="24"/>
          </w:rPr>
          <w:t>: one</w:t>
        </w:r>
      </w:ins>
      <w:ins w:id="308" w:author="Hamza Anwer" w:date="2020-08-07T13:06:00Z">
        <w:r w:rsidR="00AE69F9">
          <w:rPr>
            <w:rFonts w:ascii="Times" w:hAnsi="Times" w:cs="Times"/>
            <w:bCs/>
            <w:sz w:val="24"/>
            <w:szCs w:val="24"/>
          </w:rPr>
          <w:t xml:space="preserve"> </w:t>
        </w:r>
      </w:ins>
      <w:ins w:id="309" w:author="Hamza Anwer" w:date="2020-08-07T12:50:00Z">
        <w:r w:rsidR="00671D16">
          <w:rPr>
            <w:rFonts w:ascii="Times" w:hAnsi="Times" w:cs="Times"/>
            <w:bCs/>
            <w:sz w:val="24"/>
            <w:szCs w:val="24"/>
          </w:rPr>
          <w:t xml:space="preserve">with a constant variance </w:t>
        </w:r>
      </w:ins>
      <w:ins w:id="310" w:author="Hamza Anwer" w:date="2020-08-07T13:00:00Z">
        <w:r w:rsidR="00AE275E">
          <w:rPr>
            <w:rFonts w:ascii="Times" w:hAnsi="Times" w:cs="Times"/>
            <w:bCs/>
            <w:sz w:val="24"/>
            <w:szCs w:val="24"/>
          </w:rPr>
          <w:t>structure</w:t>
        </w:r>
      </w:ins>
      <w:ins w:id="311" w:author="Hamza Anwer" w:date="2020-08-07T12:50:00Z">
        <w:r w:rsidR="00671D16">
          <w:rPr>
            <w:rFonts w:ascii="Times" w:hAnsi="Times" w:cs="Times"/>
            <w:bCs/>
            <w:sz w:val="24"/>
            <w:szCs w:val="24"/>
          </w:rPr>
          <w:t xml:space="preserve"> </w:t>
        </w:r>
      </w:ins>
      <w:ins w:id="312" w:author="Hamza Anwer" w:date="2020-08-07T13:36:00Z">
        <w:r w:rsidR="00B263F1">
          <w:rPr>
            <w:rFonts w:ascii="Times" w:hAnsi="Times" w:cs="Times"/>
            <w:bCs/>
            <w:sz w:val="24"/>
            <w:szCs w:val="24"/>
          </w:rPr>
          <w:t xml:space="preserve">for tank types </w:t>
        </w:r>
      </w:ins>
      <w:ins w:id="313" w:author="Hamza Anwer" w:date="2020-08-07T12:50:00Z">
        <w:r w:rsidR="005E096C">
          <w:rPr>
            <w:rFonts w:ascii="Times" w:hAnsi="Times" w:cs="Times"/>
            <w:bCs/>
            <w:sz w:val="24"/>
            <w:szCs w:val="24"/>
          </w:rPr>
          <w:t xml:space="preserve">using </w:t>
        </w:r>
        <w:r w:rsidR="005E096C">
          <w:rPr>
            <w:rFonts w:ascii="Times" w:hAnsi="Times" w:cs="Times"/>
            <w:bCs/>
            <w:i/>
            <w:iCs/>
            <w:sz w:val="24"/>
            <w:szCs w:val="24"/>
          </w:rPr>
          <w:t>varIdent</w:t>
        </w:r>
        <w:r w:rsidR="005E096C">
          <w:rPr>
            <w:rFonts w:ascii="Times" w:hAnsi="Times" w:cs="Times"/>
            <w:bCs/>
            <w:sz w:val="24"/>
            <w:szCs w:val="24"/>
          </w:rPr>
          <w:t xml:space="preserve"> </w:t>
        </w:r>
      </w:ins>
      <w:ins w:id="314" w:author="Hamza Anwer" w:date="2020-08-07T12:58:00Z">
        <w:r w:rsidR="00BB3BBA">
          <w:rPr>
            <w:rFonts w:ascii="Times" w:hAnsi="Times" w:cs="Times"/>
            <w:bCs/>
            <w:sz w:val="24"/>
            <w:szCs w:val="24"/>
          </w:rPr>
          <w:t>from</w:t>
        </w:r>
      </w:ins>
      <w:ins w:id="315" w:author="Hamza Anwer" w:date="2020-08-07T12:50:00Z">
        <w:r w:rsidR="005E096C">
          <w:rPr>
            <w:rFonts w:ascii="Times" w:hAnsi="Times" w:cs="Times"/>
            <w:bCs/>
            <w:sz w:val="24"/>
            <w:szCs w:val="24"/>
          </w:rPr>
          <w:t xml:space="preserve"> the </w:t>
        </w:r>
        <w:r w:rsidR="005E096C">
          <w:rPr>
            <w:rFonts w:ascii="Times" w:hAnsi="Times" w:cs="Times"/>
            <w:bCs/>
            <w:i/>
            <w:iCs/>
            <w:sz w:val="24"/>
            <w:szCs w:val="24"/>
          </w:rPr>
          <w:t>nlme</w:t>
        </w:r>
        <w:r w:rsidR="005E096C">
          <w:rPr>
            <w:rFonts w:ascii="Times" w:hAnsi="Times" w:cs="Times"/>
            <w:bCs/>
            <w:sz w:val="24"/>
            <w:szCs w:val="24"/>
          </w:rPr>
          <w:t xml:space="preserve"> package </w:t>
        </w:r>
      </w:ins>
      <w:ins w:id="316" w:author="Hamza Anwer" w:date="2020-08-07T12:51:00Z">
        <w:r w:rsidR="005E096C">
          <w:rPr>
            <w:rFonts w:ascii="Times" w:hAnsi="Times" w:cs="Times"/>
            <w:bCs/>
            <w:sz w:val="24"/>
            <w:szCs w:val="24"/>
          </w:rPr>
          <w:t xml:space="preserve">(version 3.1-148) </w:t>
        </w:r>
        <w:r w:rsidR="005E096C">
          <w:rPr>
            <w:rFonts w:ascii="Times" w:hAnsi="Times" w:cs="Times"/>
            <w:bCs/>
            <w:sz w:val="24"/>
            <w:szCs w:val="24"/>
          </w:rPr>
          <w:fldChar w:fldCharType="begin" w:fldLock="1"/>
        </w:r>
      </w:ins>
      <w:r w:rsidR="005E096C">
        <w:rPr>
          <w:rFonts w:ascii="Times" w:hAnsi="Times" w:cs="Times"/>
          <w:bCs/>
          <w:sz w:val="24"/>
          <w:szCs w:val="24"/>
        </w:rPr>
        <w:instrText>ADDIN CSL_CITATION {"citationItems":[{"id":"ITEM-1","itemData":{"author":[{"dropping-particle":"","family":"Pinheiro","given":"J","non-dropping-particle":"","parse-names":false,"suffix":""},{"dropping-particle":"","family":"Bates","given":"D","non-dropping-particle":"","parse-names":false,"suffix":""},{"dropping-particle":"","family":"DebRoy","given":"S","non-dropping-particle":"","parse-names":false,"suffix":""},{"dropping-particle":"","family":"Sarkar","given":"D","non-dropping-particle":"","parse-names":false,"suffix":""},{"dropping-particle":"","family":"R Core Team","given":"","non-dropping-particle":"","parse-names":false,"suffix":""}],"id":"ITEM-1","issued":{"date-parts":[["2020"]]},"number":"3.1-148","title":"nlme: Linear and Nonlinear Mixed Effects Models","type":"article"},"uris":["http://www.mendeley.com/documents/?uuid=0da6e916-b5ef-407f-9634-630edb7dcf73"]}],"mendeley":{"formattedCitation":"(Pinheiro et al. 2020)","plainTextFormattedCitation":"(Pinheiro et al. 2020)"},"properties":{"noteIndex":0},"schema":"https://github.com/citation-style-language/schema/raw/master/csl-citation.json"}</w:instrText>
      </w:r>
      <w:r w:rsidR="005E096C">
        <w:rPr>
          <w:rFonts w:ascii="Times" w:hAnsi="Times" w:cs="Times"/>
          <w:bCs/>
          <w:sz w:val="24"/>
          <w:szCs w:val="24"/>
        </w:rPr>
        <w:fldChar w:fldCharType="separate"/>
      </w:r>
      <w:r w:rsidR="005E096C" w:rsidRPr="005E096C">
        <w:rPr>
          <w:rFonts w:ascii="Times" w:hAnsi="Times" w:cs="Times"/>
          <w:bCs/>
          <w:noProof/>
          <w:sz w:val="24"/>
          <w:szCs w:val="24"/>
        </w:rPr>
        <w:t>(Pinheiro et al. 2020)</w:t>
      </w:r>
      <w:ins w:id="317" w:author="Hamza Anwer" w:date="2020-08-07T12:51:00Z">
        <w:r w:rsidR="005E096C">
          <w:rPr>
            <w:rFonts w:ascii="Times" w:hAnsi="Times" w:cs="Times"/>
            <w:bCs/>
            <w:sz w:val="24"/>
            <w:szCs w:val="24"/>
          </w:rPr>
          <w:fldChar w:fldCharType="end"/>
        </w:r>
      </w:ins>
      <w:ins w:id="318" w:author="Hamza Anwer" w:date="2020-08-07T13:10:00Z">
        <w:r w:rsidR="00AD784C">
          <w:rPr>
            <w:rFonts w:ascii="Times" w:hAnsi="Times" w:cs="Times"/>
            <w:bCs/>
            <w:sz w:val="24"/>
            <w:szCs w:val="24"/>
          </w:rPr>
          <w:t>; and on</w:t>
        </w:r>
        <w:r w:rsidR="00F45411">
          <w:rPr>
            <w:rFonts w:ascii="Times" w:hAnsi="Times" w:cs="Times"/>
            <w:bCs/>
            <w:sz w:val="24"/>
            <w:szCs w:val="24"/>
          </w:rPr>
          <w:t>e without.</w:t>
        </w:r>
      </w:ins>
      <w:ins w:id="319" w:author="Hamza Anwer" w:date="2020-08-07T13:20:00Z">
        <w:r w:rsidR="00E02579">
          <w:rPr>
            <w:rFonts w:ascii="Times" w:hAnsi="Times" w:cs="Times"/>
            <w:bCs/>
            <w:sz w:val="24"/>
            <w:szCs w:val="24"/>
          </w:rPr>
          <w:t xml:space="preserve"> </w:t>
        </w:r>
      </w:ins>
      <w:ins w:id="320" w:author="Hamza Anwer" w:date="2020-08-07T13:29:00Z">
        <w:r w:rsidR="000974E9">
          <w:rPr>
            <w:rFonts w:ascii="Times" w:hAnsi="Times" w:cs="Times"/>
            <w:bCs/>
            <w:sz w:val="24"/>
            <w:szCs w:val="24"/>
          </w:rPr>
          <w:t>An an</w:t>
        </w:r>
      </w:ins>
      <w:ins w:id="321" w:author="Hamza Anwer" w:date="2020-08-07T13:39:00Z">
        <w:r w:rsidR="00037BB1">
          <w:rPr>
            <w:rFonts w:ascii="Times" w:hAnsi="Times" w:cs="Times"/>
            <w:bCs/>
            <w:sz w:val="24"/>
            <w:szCs w:val="24"/>
          </w:rPr>
          <w:t>alysis of variance</w:t>
        </w:r>
      </w:ins>
      <w:ins w:id="322" w:author="Hamza Anwer" w:date="2020-08-07T13:29:00Z">
        <w:r w:rsidR="000974E9">
          <w:rPr>
            <w:rFonts w:ascii="Times" w:hAnsi="Times" w:cs="Times"/>
            <w:bCs/>
            <w:sz w:val="24"/>
            <w:szCs w:val="24"/>
          </w:rPr>
          <w:t xml:space="preserve"> was </w:t>
        </w:r>
      </w:ins>
      <w:ins w:id="323" w:author="Hamza Anwer" w:date="2020-08-07T13:35:00Z">
        <w:r w:rsidR="00EC5595">
          <w:rPr>
            <w:rFonts w:ascii="Times" w:hAnsi="Times" w:cs="Times"/>
            <w:bCs/>
            <w:sz w:val="24"/>
            <w:szCs w:val="24"/>
          </w:rPr>
          <w:t xml:space="preserve">then </w:t>
        </w:r>
      </w:ins>
      <w:ins w:id="324" w:author="Hamza Anwer" w:date="2020-08-07T13:29:00Z">
        <w:r w:rsidR="000974E9">
          <w:rPr>
            <w:rFonts w:ascii="Times" w:hAnsi="Times" w:cs="Times"/>
            <w:bCs/>
            <w:sz w:val="24"/>
            <w:szCs w:val="24"/>
          </w:rPr>
          <w:t xml:space="preserve">performed on both models </w:t>
        </w:r>
      </w:ins>
      <w:ins w:id="325" w:author="Hamza Anwer" w:date="2020-08-07T13:39:00Z">
        <w:r w:rsidR="00217271">
          <w:rPr>
            <w:rFonts w:ascii="Times" w:hAnsi="Times" w:cs="Times"/>
            <w:bCs/>
            <w:sz w:val="24"/>
            <w:szCs w:val="24"/>
          </w:rPr>
          <w:t xml:space="preserve">to find differences in variance </w:t>
        </w:r>
      </w:ins>
      <w:ins w:id="326" w:author="Hamza Anwer" w:date="2020-08-07T13:29:00Z">
        <w:r w:rsidR="000974E9">
          <w:rPr>
            <w:rFonts w:ascii="Times" w:hAnsi="Times" w:cs="Times"/>
            <w:bCs/>
            <w:sz w:val="24"/>
            <w:szCs w:val="24"/>
          </w:rPr>
          <w:t xml:space="preserve">(cutoff for significance </w:t>
        </w:r>
      </w:ins>
      <w:ins w:id="327" w:author="Hamza Anwer" w:date="2020-08-07T13:35:00Z">
        <w:r w:rsidR="00F9323A">
          <w:rPr>
            <w:rFonts w:ascii="Times" w:hAnsi="Times" w:cs="Times"/>
            <w:bCs/>
            <w:sz w:val="24"/>
            <w:szCs w:val="24"/>
          </w:rPr>
          <w:t xml:space="preserve">was 0.05). </w:t>
        </w:r>
      </w:ins>
    </w:p>
    <w:p w14:paraId="62C43685" w14:textId="77777777" w:rsidR="000B7B44" w:rsidRDefault="000B7B44" w:rsidP="004F6CA3">
      <w:pPr>
        <w:pStyle w:val="Normal1"/>
        <w:contextualSpacing w:val="0"/>
        <w:rPr>
          <w:ins w:id="328" w:author="Hamza Anwer" w:date="2020-07-28T14:48:00Z"/>
          <w:rFonts w:ascii="Times" w:hAnsi="Times" w:cs="Times"/>
          <w:bCs/>
          <w:sz w:val="24"/>
          <w:szCs w:val="24"/>
        </w:rPr>
      </w:pPr>
    </w:p>
    <w:p w14:paraId="381C7277" w14:textId="6B94D158" w:rsidR="00595D88" w:rsidRDefault="00595D88" w:rsidP="004F6CA3">
      <w:pPr>
        <w:pStyle w:val="Normal1"/>
        <w:contextualSpacing w:val="0"/>
        <w:rPr>
          <w:ins w:id="329" w:author="Hamza Anwer" w:date="2020-07-28T14:48:00Z"/>
          <w:rFonts w:ascii="Times" w:hAnsi="Times" w:cs="Times"/>
          <w:bCs/>
          <w:sz w:val="24"/>
          <w:szCs w:val="24"/>
        </w:rPr>
      </w:pPr>
    </w:p>
    <w:p w14:paraId="4730202B" w14:textId="77777777" w:rsidR="00595D88" w:rsidRPr="000B7B44" w:rsidRDefault="00595D88" w:rsidP="004F6CA3">
      <w:pPr>
        <w:pStyle w:val="Normal1"/>
        <w:contextualSpacing w:val="0"/>
        <w:rPr>
          <w:ins w:id="330" w:author="Hamza Anwer" w:date="2020-07-28T13:18:00Z"/>
          <w:rFonts w:ascii="Times" w:hAnsi="Times" w:cs="Times"/>
          <w:bCs/>
          <w:sz w:val="24"/>
          <w:szCs w:val="24"/>
          <w:lang w:val="en-GB"/>
        </w:rPr>
      </w:pPr>
    </w:p>
    <w:p w14:paraId="35D03C00" w14:textId="77777777" w:rsidR="00485B0D" w:rsidRDefault="00485B0D" w:rsidP="004F6CA3">
      <w:pPr>
        <w:pStyle w:val="Normal1"/>
        <w:contextualSpacing w:val="0"/>
        <w:rPr>
          <w:ins w:id="331" w:author="Hamza Anwer" w:date="2020-07-28T13:18:00Z"/>
          <w:rFonts w:ascii="Times" w:hAnsi="Times" w:cs="Times"/>
          <w:bCs/>
          <w:sz w:val="24"/>
          <w:szCs w:val="24"/>
          <w:lang w:val="en-GB"/>
        </w:rPr>
      </w:pPr>
    </w:p>
    <w:p w14:paraId="7593732F" w14:textId="77777777" w:rsidR="004F6CA3" w:rsidRDefault="004F6CA3" w:rsidP="004F6CA3">
      <w:pPr>
        <w:pStyle w:val="Normal1"/>
        <w:contextualSpacing w:val="0"/>
        <w:rPr>
          <w:ins w:id="332" w:author="Hamza Anwer" w:date="2020-07-28T12:22:00Z"/>
          <w:rFonts w:ascii="Times" w:hAnsi="Times" w:cs="Times"/>
          <w:bCs/>
          <w:sz w:val="24"/>
          <w:szCs w:val="24"/>
          <w:lang w:val="en-GB"/>
        </w:rPr>
      </w:pPr>
    </w:p>
    <w:p w14:paraId="275E57B2" w14:textId="77777777" w:rsidR="004F6CA3" w:rsidRPr="004F6CA3" w:rsidRDefault="004F6CA3" w:rsidP="000974E9">
      <w:pPr>
        <w:pStyle w:val="Normal1"/>
        <w:contextualSpacing w:val="0"/>
        <w:rPr>
          <w:rFonts w:ascii="Times" w:hAnsi="Times"/>
          <w:b/>
          <w:bCs/>
          <w:sz w:val="24"/>
        </w:rPr>
      </w:pPr>
    </w:p>
    <w:p w14:paraId="304AE973" w14:textId="7F2FEF6F" w:rsidR="00B77860" w:rsidRPr="007B6DD5" w:rsidRDefault="0033130B">
      <w:pPr>
        <w:pStyle w:val="Normal1"/>
        <w:contextualSpacing w:val="0"/>
        <w:rPr>
          <w:rFonts w:ascii="Times" w:hAnsi="Times"/>
          <w:sz w:val="24"/>
        </w:rPr>
      </w:pPr>
      <w:r>
        <w:rPr>
          <w:b/>
          <w:noProof/>
        </w:rPr>
        <mc:AlternateContent>
          <mc:Choice Requires="wps">
            <w:drawing>
              <wp:anchor distT="0" distB="0" distL="114300" distR="114300" simplePos="0" relativeHeight="251660800" behindDoc="0" locked="0" layoutInCell="1" allowOverlap="1" wp14:anchorId="6B80AEBB" wp14:editId="6ED1EA74">
                <wp:simplePos x="0" y="0"/>
                <wp:positionH relativeFrom="column">
                  <wp:posOffset>0</wp:posOffset>
                </wp:positionH>
                <wp:positionV relativeFrom="paragraph">
                  <wp:posOffset>46990</wp:posOffset>
                </wp:positionV>
                <wp:extent cx="5486400" cy="2818130"/>
                <wp:effectExtent l="0" t="0" r="0" b="0"/>
                <wp:wrapTight wrapText="bothSides">
                  <wp:wrapPolygon edited="0">
                    <wp:start x="0" y="0"/>
                    <wp:lineTo x="21600" y="0"/>
                    <wp:lineTo x="21600" y="21600"/>
                    <wp:lineTo x="0" y="21600"/>
                    <wp:lineTo x="0" y="0"/>
                  </wp:wrapPolygon>
                </wp:wrapTight>
                <wp:docPr id="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0" cy="2818130"/>
                        </a:xfrm>
                        <a:prstGeom prst="rect">
                          <a:avLst/>
                        </a:prstGeom>
                        <a:solidFill>
                          <a:srgbClr val="FFFF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58DBB48" w14:textId="6F0087A4" w:rsidR="00777653" w:rsidRPr="00D94FB8" w:rsidRDefault="00777653" w:rsidP="00793B71">
                            <w:pPr>
                              <w:rPr>
                                <w:b/>
                                <w:sz w:val="28"/>
                              </w:rPr>
                            </w:pPr>
                            <w:r>
                              <w:rPr>
                                <w:b/>
                                <w:sz w:val="28"/>
                              </w:rPr>
                              <w:t xml:space="preserve">Materials &amp; Methods </w:t>
                            </w:r>
                            <w:r w:rsidRPr="00D94FB8">
                              <w:rPr>
                                <w:b/>
                                <w:sz w:val="28"/>
                              </w:rPr>
                              <w:t>Guidance</w:t>
                            </w:r>
                            <w:r>
                              <w:rPr>
                                <w:b/>
                                <w:sz w:val="28"/>
                              </w:rPr>
                              <w:t xml:space="preserve"> – remove this box before submitting!</w:t>
                            </w:r>
                          </w:p>
                          <w:p w14:paraId="6956A1C1" w14:textId="77777777" w:rsidR="00777653" w:rsidRDefault="00777653" w:rsidP="00793B71"/>
                          <w:p w14:paraId="3B8858D5" w14:textId="77777777" w:rsidR="00777653" w:rsidRDefault="00777653" w:rsidP="00793B71">
                            <w:pPr>
                              <w:pStyle w:val="ListParagraph"/>
                              <w:numPr>
                                <w:ilvl w:val="0"/>
                                <w:numId w:val="4"/>
                              </w:numPr>
                            </w:pPr>
                            <w:r w:rsidRPr="00793B71">
                              <w:t xml:space="preserve">Methods </w:t>
                            </w:r>
                            <w:r>
                              <w:t xml:space="preserve">should be </w:t>
                            </w:r>
                            <w:r w:rsidRPr="00793B71">
                              <w:t>described with sufficient detail &amp; information to replicate.</w:t>
                            </w:r>
                          </w:p>
                          <w:p w14:paraId="78C4B68C" w14:textId="77777777" w:rsidR="00777653" w:rsidRDefault="00777653" w:rsidP="00793B71">
                            <w:pPr>
                              <w:pStyle w:val="ListParagraph"/>
                              <w:numPr>
                                <w:ilvl w:val="0"/>
                                <w:numId w:val="4"/>
                              </w:numPr>
                            </w:pPr>
                            <w:r>
                              <w:t xml:space="preserve">Review the </w:t>
                            </w:r>
                            <w:hyperlink r:id="rId20" w:anchor="data-materials-sharing" w:history="1">
                              <w:r w:rsidRPr="007F2870">
                                <w:rPr>
                                  <w:rStyle w:val="Hyperlink"/>
                                </w:rPr>
                                <w:t>raw data and materials sharing policies</w:t>
                              </w:r>
                            </w:hyperlink>
                            <w:r>
                              <w:t>.</w:t>
                            </w:r>
                          </w:p>
                          <w:p w14:paraId="2D9C0A87" w14:textId="77777777" w:rsidR="00777653" w:rsidRDefault="00777653" w:rsidP="00793B71">
                            <w:pPr>
                              <w:pStyle w:val="ListParagraph"/>
                              <w:numPr>
                                <w:ilvl w:val="0"/>
                                <w:numId w:val="4"/>
                              </w:numPr>
                            </w:pPr>
                            <w:r w:rsidRPr="00793B71">
                              <w:t>Where</w:t>
                            </w:r>
                            <w:r>
                              <w:t xml:space="preserve"> IRB approval was required, you MUST</w:t>
                            </w:r>
                            <w:r w:rsidRPr="00793B71">
                              <w:t xml:space="preserve"> provide an ethics statement as part of their Materials </w:t>
                            </w:r>
                            <w:r>
                              <w:t>&amp;</w:t>
                            </w:r>
                            <w:r w:rsidRPr="00793B71">
                              <w:t xml:space="preserve"> Methods section detailing full information regarding their approval (including the name of the granting organization, and the approval reference numbers).​​ If an approval reference number is not provided, written approval must be </w:t>
                            </w:r>
                            <w:r>
                              <w:t>uploaded on the files upload page</w:t>
                            </w:r>
                            <w:r w:rsidRPr="00793B71">
                              <w:t xml:space="preserve"> as confidential supplemental file.</w:t>
                            </w:r>
                          </w:p>
                          <w:p w14:paraId="564CA5A6" w14:textId="77777777" w:rsidR="00777653" w:rsidRDefault="00777653" w:rsidP="00793B71">
                            <w:pPr>
                              <w:pStyle w:val="ListParagraph"/>
                              <w:numPr>
                                <w:ilvl w:val="0"/>
                                <w:numId w:val="4"/>
                              </w:numPr>
                            </w:pPr>
                            <w:r>
                              <w:t xml:space="preserve">If describing a new species then you MUST include specific text in the materials &amp; methods. See </w:t>
                            </w:r>
                            <w:hyperlink r:id="rId21" w:anchor="new-species" w:history="1">
                              <w:r w:rsidRPr="00793B71">
                                <w:rPr>
                                  <w:rStyle w:val="Hyperlink"/>
                                </w:rPr>
                                <w:t>New species policies</w:t>
                              </w:r>
                            </w:hyperlink>
                            <w: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0AEBB" id="Text Box 13" o:spid="_x0000_s1031" type="#_x0000_t202" style="position:absolute;margin-left:0;margin-top:3.7pt;width:6in;height:221.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" fillcolor="yellow" stroked="f">
                <v:textbox inset=",7.2pt,,7.2pt">
                  <w:txbxContent>
                    <w:p w14:paraId="458DBB48" w14:textId="6F0087A4" w:rsidR="00777653" w:rsidRPr="00D94FB8" w:rsidRDefault="00777653" w:rsidP="00793B71">
                      <w:pPr>
                        <w:rPr>
                          <w:b/>
                          <w:sz w:val="28"/>
                        </w:rPr>
                      </w:pPr>
                      <w:r>
                        <w:rPr>
                          <w:b/>
                          <w:sz w:val="28"/>
                        </w:rPr>
                        <w:t xml:space="preserve">Materials &amp; Methods </w:t>
                      </w:r>
                      <w:r w:rsidRPr="00D94FB8">
                        <w:rPr>
                          <w:b/>
                          <w:sz w:val="28"/>
                        </w:rPr>
                        <w:t>Guidance</w:t>
                      </w:r>
                      <w:r>
                        <w:rPr>
                          <w:b/>
                          <w:sz w:val="28"/>
                        </w:rPr>
                        <w:t xml:space="preserve"> – remove this box before submitting!</w:t>
                      </w:r>
                    </w:p>
                    <w:p w14:paraId="6956A1C1" w14:textId="77777777" w:rsidR="00777653" w:rsidRDefault="00777653" w:rsidP="00793B71"/>
                    <w:p w14:paraId="3B8858D5" w14:textId="77777777" w:rsidR="00777653" w:rsidRDefault="00777653" w:rsidP="00793B71">
                      <w:pPr>
                        <w:pStyle w:val="ListParagraph"/>
                        <w:numPr>
                          <w:ilvl w:val="0"/>
                          <w:numId w:val="4"/>
                        </w:numPr>
                      </w:pPr>
                      <w:r w:rsidRPr="00793B71">
                        <w:t xml:space="preserve">Methods </w:t>
                      </w:r>
                      <w:r>
                        <w:t xml:space="preserve">should be </w:t>
                      </w:r>
                      <w:r w:rsidRPr="00793B71">
                        <w:t>described with sufficient detail &amp; information to replicate.</w:t>
                      </w:r>
                    </w:p>
                    <w:p w14:paraId="78C4B68C" w14:textId="77777777" w:rsidR="00777653" w:rsidRDefault="00777653" w:rsidP="00793B71">
                      <w:pPr>
                        <w:pStyle w:val="ListParagraph"/>
                        <w:numPr>
                          <w:ilvl w:val="0"/>
                          <w:numId w:val="4"/>
                        </w:numPr>
                      </w:pPr>
                      <w:r>
                        <w:t xml:space="preserve">Review the </w:t>
                      </w:r>
                      <w:hyperlink r:id="rId22" w:anchor="data-materials-sharing" w:history="1">
                        <w:r w:rsidRPr="007F2870">
                          <w:rPr>
                            <w:rStyle w:val="Hyperlink"/>
                          </w:rPr>
                          <w:t>raw data and materials sharing policies</w:t>
                        </w:r>
                      </w:hyperlink>
                      <w:r>
                        <w:t>.</w:t>
                      </w:r>
                    </w:p>
                    <w:p w14:paraId="2D9C0A87" w14:textId="77777777" w:rsidR="00777653" w:rsidRDefault="00777653" w:rsidP="00793B71">
                      <w:pPr>
                        <w:pStyle w:val="ListParagraph"/>
                        <w:numPr>
                          <w:ilvl w:val="0"/>
                          <w:numId w:val="4"/>
                        </w:numPr>
                      </w:pPr>
                      <w:r w:rsidRPr="00793B71">
                        <w:t>Where</w:t>
                      </w:r>
                      <w:r>
                        <w:t xml:space="preserve"> IRB approval was required, you MUST</w:t>
                      </w:r>
                      <w:r w:rsidRPr="00793B71">
                        <w:t xml:space="preserve"> provide an ethics statement as part of their Materials </w:t>
                      </w:r>
                      <w:r>
                        <w:t>&amp;</w:t>
                      </w:r>
                      <w:r w:rsidRPr="00793B71">
                        <w:t xml:space="preserve"> Methods section detailing full information regarding their approval (including the name of the granting organization, and the approval reference numbers).​​ If an approval reference number is not provided, written approval must be </w:t>
                      </w:r>
                      <w:r>
                        <w:t>uploaded on the files upload page</w:t>
                      </w:r>
                      <w:r w:rsidRPr="00793B71">
                        <w:t xml:space="preserve"> as confidential supplemental file.</w:t>
                      </w:r>
                    </w:p>
                    <w:p w14:paraId="564CA5A6" w14:textId="77777777" w:rsidR="00777653" w:rsidRDefault="00777653" w:rsidP="00793B71">
                      <w:pPr>
                        <w:pStyle w:val="ListParagraph"/>
                        <w:numPr>
                          <w:ilvl w:val="0"/>
                          <w:numId w:val="4"/>
                        </w:numPr>
                      </w:pPr>
                      <w:r>
                        <w:t xml:space="preserve">If describing a new species then you MUST include specific text in the materials &amp; methods. See </w:t>
                      </w:r>
                      <w:hyperlink r:id="rId23" w:anchor="new-species" w:history="1">
                        <w:r w:rsidRPr="00793B71">
                          <w:rPr>
                            <w:rStyle w:val="Hyperlink"/>
                          </w:rPr>
                          <w:t>New species policies</w:t>
                        </w:r>
                      </w:hyperlink>
                      <w:r>
                        <w:t>.</w:t>
                      </w:r>
                    </w:p>
                  </w:txbxContent>
                </v:textbox>
                <w10:wrap type="tight"/>
              </v:shape>
            </w:pict>
          </mc:Fallback>
        </mc:AlternateContent>
      </w:r>
    </w:p>
    <w:p w14:paraId="44EAAAE2" w14:textId="563D0D31" w:rsidR="003774B5" w:rsidRPr="003774B5" w:rsidRDefault="003774B5">
      <w:pPr>
        <w:pStyle w:val="Normal1"/>
        <w:contextualSpacing w:val="0"/>
        <w:rPr>
          <w:rFonts w:ascii="Times" w:hAnsi="Times"/>
          <w:sz w:val="24"/>
        </w:rPr>
      </w:pPr>
    </w:p>
    <w:p w14:paraId="79AA6C3A" w14:textId="77777777" w:rsidR="00B77860" w:rsidRPr="00B66057" w:rsidRDefault="00B77860">
      <w:pPr>
        <w:pStyle w:val="Normal1"/>
        <w:contextualSpacing w:val="0"/>
        <w:rPr>
          <w:rFonts w:ascii="Times" w:hAnsi="Times"/>
          <w:sz w:val="24"/>
        </w:rPr>
      </w:pPr>
    </w:p>
    <w:p w14:paraId="1A06DBE4" w14:textId="77777777" w:rsidR="00793B71" w:rsidRDefault="00793B71">
      <w:pPr>
        <w:pStyle w:val="Normal1"/>
        <w:contextualSpacing w:val="0"/>
        <w:rPr>
          <w:b/>
          <w:sz w:val="28"/>
        </w:rPr>
      </w:pPr>
    </w:p>
    <w:p w14:paraId="142E862F" w14:textId="77777777" w:rsidR="00CC42E3" w:rsidRDefault="00CC42E3">
      <w:pPr>
        <w:pStyle w:val="Normal1"/>
        <w:contextualSpacing w:val="0"/>
        <w:rPr>
          <w:b/>
          <w:sz w:val="28"/>
        </w:rPr>
      </w:pPr>
    </w:p>
    <w:p w14:paraId="57DE7012" w14:textId="77777777" w:rsidR="00CC42E3" w:rsidRDefault="00CC42E3">
      <w:pPr>
        <w:pStyle w:val="Normal1"/>
        <w:contextualSpacing w:val="0"/>
        <w:rPr>
          <w:b/>
          <w:sz w:val="28"/>
        </w:rPr>
      </w:pPr>
    </w:p>
    <w:p w14:paraId="0B7E48D2" w14:textId="77777777" w:rsidR="00CC42E3" w:rsidRDefault="00CC42E3">
      <w:pPr>
        <w:pStyle w:val="Normal1"/>
        <w:contextualSpacing w:val="0"/>
        <w:rPr>
          <w:b/>
          <w:sz w:val="28"/>
        </w:rPr>
      </w:pPr>
    </w:p>
    <w:p w14:paraId="06BC5172" w14:textId="73A9C9E1" w:rsidR="00CC42E3" w:rsidRDefault="00CC42E3">
      <w:pPr>
        <w:pStyle w:val="Normal1"/>
        <w:contextualSpacing w:val="0"/>
        <w:rPr>
          <w:b/>
          <w:sz w:val="28"/>
        </w:rPr>
      </w:pPr>
    </w:p>
    <w:p w14:paraId="018D3BE3" w14:textId="77777777" w:rsidR="00CC42E3" w:rsidRDefault="00CC42E3">
      <w:pPr>
        <w:pStyle w:val="Normal1"/>
        <w:contextualSpacing w:val="0"/>
        <w:rPr>
          <w:b/>
          <w:sz w:val="28"/>
        </w:rPr>
      </w:pPr>
    </w:p>
    <w:p w14:paraId="223F3328" w14:textId="01687467" w:rsidR="00CC42E3" w:rsidRDefault="00CC42E3">
      <w:pPr>
        <w:pStyle w:val="Normal1"/>
        <w:contextualSpacing w:val="0"/>
        <w:rPr>
          <w:b/>
          <w:sz w:val="28"/>
        </w:rPr>
      </w:pPr>
    </w:p>
    <w:p w14:paraId="6D9A4824" w14:textId="77777777" w:rsidR="00CC42E3" w:rsidRDefault="00CC42E3">
      <w:pPr>
        <w:pStyle w:val="Normal1"/>
        <w:contextualSpacing w:val="0"/>
        <w:rPr>
          <w:b/>
          <w:sz w:val="28"/>
        </w:rPr>
      </w:pPr>
    </w:p>
    <w:p w14:paraId="52CE84C6" w14:textId="77777777" w:rsidR="00CC42E3" w:rsidRDefault="00CC42E3">
      <w:pPr>
        <w:pStyle w:val="Normal1"/>
        <w:contextualSpacing w:val="0"/>
        <w:rPr>
          <w:b/>
          <w:sz w:val="28"/>
        </w:rPr>
      </w:pPr>
    </w:p>
    <w:p w14:paraId="57C8938B" w14:textId="77777777" w:rsidR="00CC42E3" w:rsidRDefault="00CC42E3">
      <w:pPr>
        <w:pStyle w:val="Normal1"/>
        <w:contextualSpacing w:val="0"/>
        <w:rPr>
          <w:b/>
          <w:sz w:val="28"/>
        </w:rPr>
      </w:pPr>
    </w:p>
    <w:p w14:paraId="44D11FC0" w14:textId="1FCD36FB" w:rsidR="003774B5" w:rsidRDefault="00B45195">
      <w:pPr>
        <w:pStyle w:val="Normal1"/>
        <w:contextualSpacing w:val="0"/>
        <w:rPr>
          <w:b/>
          <w:sz w:val="28"/>
        </w:rPr>
      </w:pPr>
      <w:r>
        <w:rPr>
          <w:b/>
          <w:sz w:val="28"/>
        </w:rPr>
        <w:t>Results</w:t>
      </w:r>
    </w:p>
    <w:p w14:paraId="38374A0A" w14:textId="4A87B476" w:rsidR="00B96341" w:rsidRDefault="0033130B" w:rsidP="00B95482">
      <w:pPr>
        <w:pStyle w:val="Normal1"/>
        <w:ind w:left="720"/>
        <w:contextualSpacing w:val="0"/>
        <w:rPr>
          <w:rFonts w:ascii="Times" w:hAnsi="Times"/>
          <w:b/>
          <w:bCs/>
          <w:sz w:val="24"/>
        </w:rPr>
      </w:pPr>
      <w:r>
        <w:rPr>
          <w:b/>
          <w:noProof/>
        </w:rPr>
        <mc:AlternateContent>
          <mc:Choice Requires="wps">
            <w:drawing>
              <wp:anchor distT="0" distB="0" distL="114300" distR="114300" simplePos="0" relativeHeight="251658752" behindDoc="0" locked="0" layoutInCell="1" allowOverlap="1" wp14:anchorId="42BC1A45" wp14:editId="061C4E3E">
                <wp:simplePos x="0" y="0"/>
                <wp:positionH relativeFrom="column">
                  <wp:posOffset>119380</wp:posOffset>
                </wp:positionH>
                <wp:positionV relativeFrom="paragraph">
                  <wp:posOffset>81280</wp:posOffset>
                </wp:positionV>
                <wp:extent cx="5829300" cy="2627630"/>
                <wp:effectExtent l="0" t="0" r="0" b="0"/>
                <wp:wrapTight wrapText="bothSides">
                  <wp:wrapPolygon edited="0">
                    <wp:start x="0" y="0"/>
                    <wp:lineTo x="21600" y="0"/>
                    <wp:lineTo x="21600" y="21600"/>
                    <wp:lineTo x="0" y="21600"/>
                    <wp:lineTo x="0" y="0"/>
                  </wp:wrapPolygon>
                </wp:wrapTight>
                <wp:docPr id="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29300" cy="2627630"/>
                        </a:xfrm>
                        <a:prstGeom prst="rect">
                          <a:avLst/>
                        </a:prstGeom>
                        <a:solidFill>
                          <a:srgbClr val="FFFF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46FDB78" w14:textId="77777777" w:rsidR="00777653" w:rsidRPr="00D94FB8" w:rsidRDefault="00777653" w:rsidP="00131D97">
                            <w:pPr>
                              <w:rPr>
                                <w:b/>
                                <w:sz w:val="28"/>
                              </w:rPr>
                            </w:pPr>
                            <w:r>
                              <w:rPr>
                                <w:b/>
                                <w:sz w:val="28"/>
                              </w:rPr>
                              <w:t xml:space="preserve">Results </w:t>
                            </w:r>
                            <w:r w:rsidRPr="00D94FB8">
                              <w:rPr>
                                <w:b/>
                                <w:sz w:val="28"/>
                              </w:rPr>
                              <w:t>Guidance</w:t>
                            </w:r>
                            <w:r>
                              <w:rPr>
                                <w:b/>
                                <w:sz w:val="28"/>
                              </w:rPr>
                              <w:t xml:space="preserve"> – remove this box before submitting!</w:t>
                            </w:r>
                          </w:p>
                          <w:p w14:paraId="52434F61" w14:textId="77777777" w:rsidR="00777653" w:rsidRDefault="00777653" w:rsidP="00131D97"/>
                          <w:p w14:paraId="7B490C55" w14:textId="77777777" w:rsidR="00777653" w:rsidRDefault="00777653" w:rsidP="00131D97">
                            <w:r w:rsidRPr="00131D97">
                              <w:t xml:space="preserve">All statistical results should be fully reported, including the test that was performed, the corresponding test statistic, degrees of freedom, the exact p-value (not, e.g. "p&lt;0.05"), and effect sizes. </w:t>
                            </w:r>
                            <w:r>
                              <w:t>For uploaded statistical figures, w</w:t>
                            </w:r>
                            <w:r w:rsidRPr="00131D97">
                              <w:t>here appropriate, we recommend that you overlay bar graphs with scatter plots showing individual data points, or use another method to show the distribution of the data, such as boxplots, violin plots, etc.</w:t>
                            </w:r>
                          </w:p>
                          <w:p w14:paraId="3C6B1FC0" w14:textId="77777777" w:rsidR="00777653" w:rsidRDefault="00777653" w:rsidP="00131D97"/>
                          <w:p w14:paraId="74ADE0CA" w14:textId="77777777" w:rsidR="00777653" w:rsidRPr="00C260FD" w:rsidRDefault="00777653" w:rsidP="00CC42E3">
                            <w:pPr>
                              <w:rPr>
                                <w:b/>
                              </w:rPr>
                            </w:pPr>
                            <w:r>
                              <w:rPr>
                                <w:b/>
                              </w:rPr>
                              <w:t>Cropped gel photos</w:t>
                            </w:r>
                          </w:p>
                          <w:p w14:paraId="4D958FA1" w14:textId="77777777" w:rsidR="00777653" w:rsidRDefault="00777653" w:rsidP="00CC42E3">
                            <w:r>
                              <w:t xml:space="preserve">If you have primary cropped gel pictures then you MUST also upload the full-length </w:t>
                            </w:r>
                            <w:r w:rsidRPr="00C260FD">
                              <w:rPr>
                                <w:b/>
                              </w:rPr>
                              <w:t>uncropped</w:t>
                            </w:r>
                            <w:r>
                              <w:t xml:space="preserve"> pictures as a supplemental file (compressed as a single ZIP file if more than one). If the ZIP file is &gt;30MB then upload to FigShare and provide the link to staff in the declarations section during submission.</w:t>
                            </w:r>
                          </w:p>
                          <w:p w14:paraId="7DB40334" w14:textId="77777777" w:rsidR="00777653" w:rsidRDefault="00777653" w:rsidP="00131D97"/>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C1A45" id="Text Box 12" o:spid="_x0000_s1032" type="#_x0000_t202" style="position:absolute;left:0;text-align:left;margin-left:9.4pt;margin-top:6.4pt;width:459pt;height:206.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" fillcolor="yellow" stroked="f">
                <v:textbox inset=",7.2pt,,7.2pt">
                  <w:txbxContent>
                    <w:p w14:paraId="046FDB78" w14:textId="77777777" w:rsidR="00777653" w:rsidRPr="00D94FB8" w:rsidRDefault="00777653" w:rsidP="00131D97">
                      <w:pPr>
                        <w:rPr>
                          <w:b/>
                          <w:sz w:val="28"/>
                        </w:rPr>
                      </w:pPr>
                      <w:r>
                        <w:rPr>
                          <w:b/>
                          <w:sz w:val="28"/>
                        </w:rPr>
                        <w:t xml:space="preserve">Results </w:t>
                      </w:r>
                      <w:r w:rsidRPr="00D94FB8">
                        <w:rPr>
                          <w:b/>
                          <w:sz w:val="28"/>
                        </w:rPr>
                        <w:t>Guidance</w:t>
                      </w:r>
                      <w:r>
                        <w:rPr>
                          <w:b/>
                          <w:sz w:val="28"/>
                        </w:rPr>
                        <w:t xml:space="preserve"> – remove this box before submitting!</w:t>
                      </w:r>
                    </w:p>
                    <w:p w14:paraId="52434F61" w14:textId="77777777" w:rsidR="00777653" w:rsidRDefault="00777653" w:rsidP="00131D97"/>
                    <w:p w14:paraId="7B490C55" w14:textId="77777777" w:rsidR="00777653" w:rsidRDefault="00777653" w:rsidP="00131D97">
                      <w:r w:rsidRPr="00131D97">
                        <w:t xml:space="preserve">All statistical results should be fully reported, including the test that was performed, the corresponding test statistic, degrees of freedom, the exact p-value (not, e.g. "p&lt;0.05"), and effect sizes. </w:t>
                      </w:r>
                      <w:r>
                        <w:t>For uploaded statistical figures, w</w:t>
                      </w:r>
                      <w:r w:rsidRPr="00131D97">
                        <w:t>here appropriate, we recommend that you overlay bar graphs with scatter plots showing individual data points, or use another method to show the distribution of the data, such as boxplots, violin plots, etc.</w:t>
                      </w:r>
                    </w:p>
                    <w:p w14:paraId="3C6B1FC0" w14:textId="77777777" w:rsidR="00777653" w:rsidRDefault="00777653" w:rsidP="00131D97"/>
                    <w:p w14:paraId="74ADE0CA" w14:textId="77777777" w:rsidR="00777653" w:rsidRPr="00C260FD" w:rsidRDefault="00777653" w:rsidP="00CC42E3">
                      <w:pPr>
                        <w:rPr>
                          <w:b/>
                        </w:rPr>
                      </w:pPr>
                      <w:r>
                        <w:rPr>
                          <w:b/>
                        </w:rPr>
                        <w:t>Cropped gel photos</w:t>
                      </w:r>
                    </w:p>
                    <w:p w14:paraId="4D958FA1" w14:textId="77777777" w:rsidR="00777653" w:rsidRDefault="00777653" w:rsidP="00CC42E3">
                      <w:r>
                        <w:t xml:space="preserve">If you have primary cropped gel pictures then you MUST also upload the full-length </w:t>
                      </w:r>
                      <w:r w:rsidRPr="00C260FD">
                        <w:rPr>
                          <w:b/>
                        </w:rPr>
                        <w:t>uncropped</w:t>
                      </w:r>
                      <w:r>
                        <w:t xml:space="preserve"> pictures as a supplemental file (compressed as a single ZIP file if more than one). If the ZIP file is &gt;30MB then upload to FigShare and provide the link to staff in the declarations section during submission.</w:t>
                      </w:r>
                    </w:p>
                    <w:p w14:paraId="7DB40334" w14:textId="77777777" w:rsidR="00777653" w:rsidRDefault="00777653" w:rsidP="00131D97"/>
                  </w:txbxContent>
                </v:textbox>
                <w10:wrap type="tight"/>
              </v:shape>
            </w:pict>
          </mc:Fallback>
        </mc:AlternateContent>
      </w:r>
      <w:r w:rsidR="00F374DB">
        <w:rPr>
          <w:rFonts w:ascii="Times" w:hAnsi="Times"/>
          <w:b/>
          <w:bCs/>
          <w:sz w:val="24"/>
        </w:rPr>
        <w:t>1</w:t>
      </w:r>
      <w:commentRangeStart w:id="333"/>
      <w:commentRangeStart w:id="334"/>
      <w:r w:rsidR="00F374DB">
        <w:rPr>
          <w:rFonts w:ascii="Times" w:hAnsi="Times"/>
          <w:b/>
          <w:bCs/>
          <w:sz w:val="24"/>
        </w:rPr>
        <w:t xml:space="preserve">. </w:t>
      </w:r>
      <w:r w:rsidR="00B95482">
        <w:rPr>
          <w:rFonts w:ascii="Times" w:hAnsi="Times"/>
          <w:b/>
          <w:bCs/>
          <w:sz w:val="24"/>
        </w:rPr>
        <w:t xml:space="preserve">Systematic </w:t>
      </w:r>
      <w:commentRangeStart w:id="335"/>
      <w:r w:rsidR="00B95482">
        <w:rPr>
          <w:rFonts w:ascii="Times" w:hAnsi="Times"/>
          <w:b/>
          <w:bCs/>
          <w:sz w:val="24"/>
        </w:rPr>
        <w:t>survey</w:t>
      </w:r>
      <w:commentRangeEnd w:id="333"/>
      <w:r w:rsidR="00F374DB">
        <w:rPr>
          <w:rStyle w:val="CommentReference"/>
        </w:rPr>
        <w:commentReference w:id="333"/>
      </w:r>
      <w:commentRangeEnd w:id="334"/>
      <w:commentRangeEnd w:id="335"/>
      <w:r w:rsidR="00E916B3">
        <w:rPr>
          <w:rStyle w:val="CommentReference"/>
        </w:rPr>
        <w:commentReference w:id="335"/>
      </w:r>
      <w:r w:rsidR="00600116">
        <w:rPr>
          <w:rStyle w:val="CommentReference"/>
        </w:rPr>
        <w:commentReference w:id="334"/>
      </w:r>
    </w:p>
    <w:p w14:paraId="0D647065" w14:textId="55CF85E0" w:rsidR="007E2660" w:rsidRPr="00B95482" w:rsidRDefault="006F3E43" w:rsidP="007E2660">
      <w:pPr>
        <w:pStyle w:val="Normal1"/>
        <w:numPr>
          <w:ilvl w:val="0"/>
          <w:numId w:val="6"/>
        </w:numPr>
        <w:contextualSpacing w:val="0"/>
        <w:rPr>
          <w:rFonts w:ascii="Times" w:hAnsi="Times"/>
          <w:b/>
          <w:bCs/>
          <w:sz w:val="24"/>
        </w:rPr>
      </w:pPr>
      <w:commentRangeStart w:id="336"/>
      <w:r>
        <w:rPr>
          <w:rFonts w:ascii="Times" w:hAnsi="Times"/>
          <w:sz w:val="24"/>
        </w:rPr>
        <w:lastRenderedPageBreak/>
        <w:t>Detail the results of the survey with descriptive writing</w:t>
      </w:r>
      <w:r w:rsidR="00E76AA6">
        <w:rPr>
          <w:rFonts w:ascii="Times" w:hAnsi="Times"/>
          <w:sz w:val="24"/>
        </w:rPr>
        <w:t xml:space="preserve"> (refer to figures)</w:t>
      </w:r>
    </w:p>
    <w:p w14:paraId="12B1A080" w14:textId="7BAD38FC" w:rsidR="00B96341" w:rsidRDefault="00B95482" w:rsidP="00B96341">
      <w:pPr>
        <w:pStyle w:val="Normal1"/>
        <w:numPr>
          <w:ilvl w:val="0"/>
          <w:numId w:val="6"/>
        </w:numPr>
        <w:contextualSpacing w:val="0"/>
        <w:rPr>
          <w:rFonts w:ascii="Times" w:hAnsi="Times"/>
          <w:sz w:val="24"/>
        </w:rPr>
      </w:pPr>
      <w:r>
        <w:rPr>
          <w:rFonts w:ascii="Times" w:hAnsi="Times"/>
          <w:sz w:val="24"/>
        </w:rPr>
        <w:t>Highlight the p</w:t>
      </w:r>
      <w:r w:rsidR="00B96341">
        <w:rPr>
          <w:rFonts w:ascii="Times" w:hAnsi="Times"/>
          <w:sz w:val="24"/>
        </w:rPr>
        <w:t xml:space="preserve">arameters we chose </w:t>
      </w:r>
      <w:r w:rsidR="00F374DB">
        <w:rPr>
          <w:rFonts w:ascii="Times" w:hAnsi="Times"/>
          <w:sz w:val="24"/>
        </w:rPr>
        <w:t xml:space="preserve">to analyze in the experiment, </w:t>
      </w:r>
      <w:r w:rsidR="00B96341">
        <w:rPr>
          <w:rFonts w:ascii="Times" w:hAnsi="Times"/>
          <w:sz w:val="24"/>
        </w:rPr>
        <w:t>based on survey</w:t>
      </w:r>
      <w:r>
        <w:rPr>
          <w:rFonts w:ascii="Times" w:hAnsi="Times"/>
          <w:sz w:val="24"/>
        </w:rPr>
        <w:t xml:space="preserve"> </w:t>
      </w:r>
    </w:p>
    <w:commentRangeEnd w:id="336"/>
    <w:p w14:paraId="39F39B17" w14:textId="77777777" w:rsidR="00F374DB" w:rsidRDefault="00821F5B" w:rsidP="00B96341">
      <w:pPr>
        <w:pStyle w:val="Normal1"/>
        <w:numPr>
          <w:ilvl w:val="0"/>
          <w:numId w:val="6"/>
        </w:numPr>
        <w:contextualSpacing w:val="0"/>
        <w:rPr>
          <w:rFonts w:ascii="Times" w:hAnsi="Times"/>
          <w:sz w:val="24"/>
        </w:rPr>
      </w:pPr>
      <w:r>
        <w:rPr>
          <w:rStyle w:val="CommentReference"/>
        </w:rPr>
        <w:commentReference w:id="336"/>
      </w:r>
    </w:p>
    <w:p w14:paraId="5322F147" w14:textId="493CBB8B" w:rsidR="00F374DB" w:rsidRDefault="00F374DB" w:rsidP="00B95482">
      <w:pPr>
        <w:pStyle w:val="Normal1"/>
        <w:ind w:left="720"/>
        <w:contextualSpacing w:val="0"/>
        <w:rPr>
          <w:rFonts w:ascii="Times" w:hAnsi="Times"/>
          <w:b/>
          <w:bCs/>
          <w:sz w:val="24"/>
        </w:rPr>
      </w:pPr>
      <w:commentRangeStart w:id="337"/>
      <w:commentRangeStart w:id="338"/>
      <w:commentRangeStart w:id="339"/>
      <w:r>
        <w:rPr>
          <w:rFonts w:ascii="Times" w:hAnsi="Times"/>
          <w:b/>
          <w:bCs/>
          <w:sz w:val="24"/>
        </w:rPr>
        <w:t xml:space="preserve">2. </w:t>
      </w:r>
      <w:commentRangeStart w:id="340"/>
      <w:r>
        <w:rPr>
          <w:rFonts w:ascii="Times" w:hAnsi="Times"/>
          <w:b/>
          <w:bCs/>
          <w:sz w:val="24"/>
        </w:rPr>
        <w:t>Empirical study</w:t>
      </w:r>
      <w:commentRangeEnd w:id="337"/>
      <w:r>
        <w:rPr>
          <w:rStyle w:val="CommentReference"/>
        </w:rPr>
        <w:commentReference w:id="337"/>
      </w:r>
      <w:commentRangeEnd w:id="338"/>
      <w:commentRangeEnd w:id="340"/>
      <w:r w:rsidR="006D4CE8">
        <w:rPr>
          <w:rStyle w:val="CommentReference"/>
        </w:rPr>
        <w:commentReference w:id="340"/>
      </w:r>
      <w:r w:rsidR="006805DE">
        <w:rPr>
          <w:rStyle w:val="CommentReference"/>
        </w:rPr>
        <w:commentReference w:id="338"/>
      </w:r>
      <w:commentRangeEnd w:id="339"/>
      <w:r w:rsidR="000665E5">
        <w:rPr>
          <w:rStyle w:val="CommentReference"/>
        </w:rPr>
        <w:commentReference w:id="339"/>
      </w:r>
    </w:p>
    <w:p w14:paraId="17779E3D" w14:textId="7535CBEF" w:rsidR="00821F5B" w:rsidRDefault="00821F5B" w:rsidP="00B95482">
      <w:pPr>
        <w:pStyle w:val="Normal1"/>
        <w:ind w:left="720"/>
        <w:contextualSpacing w:val="0"/>
        <w:rPr>
          <w:ins w:id="341" w:author="Shinichi Nakagawa" w:date="2020-07-28T06:26:00Z"/>
          <w:rFonts w:ascii="Times" w:hAnsi="Times"/>
          <w:b/>
          <w:bCs/>
          <w:sz w:val="24"/>
        </w:rPr>
      </w:pPr>
    </w:p>
    <w:p w14:paraId="7EFFBBDD" w14:textId="67D4EF48" w:rsidR="00821F5B" w:rsidRDefault="00821F5B">
      <w:pPr>
        <w:pStyle w:val="Normal1"/>
        <w:contextualSpacing w:val="0"/>
        <w:rPr>
          <w:ins w:id="342" w:author="Shinichi Nakagawa" w:date="2020-07-28T06:26:00Z"/>
          <w:rFonts w:ascii="Times" w:hAnsi="Times"/>
          <w:b/>
          <w:bCs/>
          <w:sz w:val="24"/>
        </w:rPr>
        <w:pPrChange w:id="343" w:author="Shinichi Nakagawa" w:date="2020-07-28T06:27:00Z">
          <w:pPr>
            <w:pStyle w:val="Normal1"/>
            <w:ind w:left="720"/>
            <w:contextualSpacing w:val="0"/>
          </w:pPr>
        </w:pPrChange>
      </w:pPr>
      <w:commentRangeStart w:id="344"/>
      <w:commentRangeEnd w:id="344"/>
      <w:ins w:id="345" w:author="Shinichi Nakagawa" w:date="2020-07-28T06:27:00Z">
        <w:r>
          <w:rPr>
            <w:rStyle w:val="CommentReference"/>
          </w:rPr>
          <w:commentReference w:id="344"/>
        </w:r>
        <w:r>
          <w:rPr>
            <w:rFonts w:ascii="Times" w:hAnsi="Times"/>
            <w:b/>
            <w:bCs/>
            <w:sz w:val="24"/>
          </w:rPr>
          <w:tab/>
        </w:r>
        <w:commentRangeStart w:id="346"/>
        <w:r>
          <w:rPr>
            <w:rFonts w:ascii="Times" w:hAnsi="Times"/>
            <w:b/>
            <w:bCs/>
            <w:sz w:val="24"/>
          </w:rPr>
          <w:t xml:space="preserve">Behavioral measurements and difference </w:t>
        </w:r>
        <w:commentRangeEnd w:id="346"/>
        <w:r>
          <w:rPr>
            <w:rStyle w:val="CommentReference"/>
          </w:rPr>
          <w:commentReference w:id="346"/>
        </w:r>
      </w:ins>
    </w:p>
    <w:p w14:paraId="6CF90EFD" w14:textId="77777777" w:rsidR="00821F5B" w:rsidRDefault="00821F5B" w:rsidP="00B95482">
      <w:pPr>
        <w:pStyle w:val="Normal1"/>
        <w:ind w:left="720"/>
        <w:contextualSpacing w:val="0"/>
        <w:rPr>
          <w:ins w:id="347" w:author="Shinichi Nakagawa" w:date="2020-07-28T06:26:00Z"/>
          <w:rFonts w:ascii="Times" w:hAnsi="Times"/>
          <w:b/>
          <w:bCs/>
          <w:sz w:val="24"/>
        </w:rPr>
      </w:pPr>
    </w:p>
    <w:p w14:paraId="1A2A3443" w14:textId="205C7EC2" w:rsidR="00B95482" w:rsidRDefault="00B95482" w:rsidP="00B95482">
      <w:pPr>
        <w:pStyle w:val="Normal1"/>
        <w:ind w:left="720"/>
        <w:contextualSpacing w:val="0"/>
        <w:rPr>
          <w:rFonts w:ascii="Times" w:hAnsi="Times"/>
          <w:b/>
          <w:bCs/>
          <w:sz w:val="24"/>
        </w:rPr>
      </w:pPr>
      <w:r>
        <w:rPr>
          <w:rFonts w:ascii="Times" w:hAnsi="Times"/>
          <w:b/>
          <w:bCs/>
          <w:sz w:val="24"/>
        </w:rPr>
        <w:t>Repeatability analysis (overall)</w:t>
      </w:r>
    </w:p>
    <w:p w14:paraId="5E332568" w14:textId="6EBB99B9" w:rsidR="00F9175A" w:rsidRPr="00F9175A" w:rsidRDefault="00F9175A" w:rsidP="00F9175A">
      <w:pPr>
        <w:pStyle w:val="Normal1"/>
        <w:numPr>
          <w:ilvl w:val="0"/>
          <w:numId w:val="6"/>
        </w:numPr>
        <w:contextualSpacing w:val="0"/>
        <w:rPr>
          <w:rFonts w:ascii="Times" w:hAnsi="Times"/>
          <w:b/>
          <w:bCs/>
          <w:sz w:val="24"/>
        </w:rPr>
      </w:pPr>
      <w:r>
        <w:rPr>
          <w:rFonts w:ascii="Times" w:hAnsi="Times"/>
          <w:sz w:val="24"/>
        </w:rPr>
        <w:t>Summarize main findings of repeatability analysis (refer to figures)</w:t>
      </w:r>
    </w:p>
    <w:p w14:paraId="6F6538AD" w14:textId="77777777" w:rsidR="00821F5B" w:rsidRDefault="00821F5B" w:rsidP="00F9175A">
      <w:pPr>
        <w:pStyle w:val="Normal1"/>
        <w:ind w:left="720"/>
        <w:contextualSpacing w:val="0"/>
        <w:rPr>
          <w:ins w:id="348" w:author="Shinichi Nakagawa" w:date="2020-07-28T06:26:00Z"/>
          <w:rFonts w:ascii="Times" w:hAnsi="Times"/>
          <w:b/>
          <w:bCs/>
          <w:sz w:val="24"/>
        </w:rPr>
      </w:pPr>
    </w:p>
    <w:p w14:paraId="2E052F9D" w14:textId="43F37F3E" w:rsidR="00F9175A" w:rsidRDefault="00F9175A" w:rsidP="00F9175A">
      <w:pPr>
        <w:pStyle w:val="Normal1"/>
        <w:ind w:left="720"/>
        <w:contextualSpacing w:val="0"/>
        <w:rPr>
          <w:rFonts w:ascii="Times" w:hAnsi="Times"/>
          <w:b/>
          <w:bCs/>
          <w:sz w:val="24"/>
        </w:rPr>
      </w:pPr>
      <w:r>
        <w:rPr>
          <w:rFonts w:ascii="Times" w:hAnsi="Times"/>
          <w:b/>
          <w:bCs/>
          <w:sz w:val="24"/>
        </w:rPr>
        <w:t>Repeatability analysis (</w:t>
      </w:r>
      <w:r w:rsidR="00F374DB">
        <w:rPr>
          <w:rFonts w:ascii="Times" w:hAnsi="Times"/>
          <w:b/>
          <w:bCs/>
          <w:sz w:val="24"/>
        </w:rPr>
        <w:t xml:space="preserve">by </w:t>
      </w:r>
      <w:r>
        <w:rPr>
          <w:rFonts w:ascii="Times" w:hAnsi="Times"/>
          <w:b/>
          <w:bCs/>
          <w:sz w:val="24"/>
        </w:rPr>
        <w:t>sex)</w:t>
      </w:r>
    </w:p>
    <w:p w14:paraId="126CBBA1" w14:textId="7FD5768C" w:rsidR="00F9175A" w:rsidRPr="007E6A9E" w:rsidRDefault="00F9175A" w:rsidP="00F9175A">
      <w:pPr>
        <w:pStyle w:val="Normal1"/>
        <w:numPr>
          <w:ilvl w:val="0"/>
          <w:numId w:val="6"/>
        </w:numPr>
        <w:contextualSpacing w:val="0"/>
        <w:rPr>
          <w:rFonts w:ascii="Times" w:hAnsi="Times"/>
          <w:b/>
          <w:bCs/>
          <w:sz w:val="24"/>
        </w:rPr>
      </w:pPr>
      <w:r>
        <w:rPr>
          <w:rFonts w:ascii="Times" w:hAnsi="Times"/>
          <w:sz w:val="24"/>
        </w:rPr>
        <w:t>Summarize main findings</w:t>
      </w:r>
      <w:r w:rsidR="00F374DB">
        <w:rPr>
          <w:rFonts w:ascii="Times" w:hAnsi="Times"/>
          <w:sz w:val="24"/>
        </w:rPr>
        <w:t xml:space="preserve"> (refer to figures?)</w:t>
      </w:r>
    </w:p>
    <w:p w14:paraId="3F701215" w14:textId="77777777" w:rsidR="00F374DB" w:rsidRPr="00F9175A" w:rsidRDefault="00F374DB" w:rsidP="00F9175A">
      <w:pPr>
        <w:pStyle w:val="Normal1"/>
        <w:numPr>
          <w:ilvl w:val="0"/>
          <w:numId w:val="6"/>
        </w:numPr>
        <w:contextualSpacing w:val="0"/>
        <w:rPr>
          <w:rFonts w:ascii="Times" w:hAnsi="Times"/>
          <w:b/>
          <w:bCs/>
          <w:sz w:val="24"/>
        </w:rPr>
      </w:pPr>
    </w:p>
    <w:p w14:paraId="0D81BE6F" w14:textId="77777777" w:rsidR="00B77082" w:rsidRPr="00B77082" w:rsidRDefault="00B45195" w:rsidP="00B77082">
      <w:pPr>
        <w:pStyle w:val="Normal1"/>
        <w:numPr>
          <w:ilvl w:val="0"/>
          <w:numId w:val="6"/>
        </w:numPr>
        <w:contextualSpacing w:val="0"/>
        <w:rPr>
          <w:rFonts w:ascii="Times" w:hAnsi="Times"/>
          <w:sz w:val="24"/>
        </w:rPr>
      </w:pPr>
      <w:r>
        <w:rPr>
          <w:b/>
          <w:sz w:val="28"/>
        </w:rPr>
        <w:t>Discussion</w:t>
      </w:r>
    </w:p>
    <w:p w14:paraId="34244A33" w14:textId="0598B6E2" w:rsidR="007B6DD5" w:rsidRDefault="00B77082" w:rsidP="00B77082">
      <w:pPr>
        <w:pStyle w:val="Normal1"/>
        <w:numPr>
          <w:ilvl w:val="0"/>
          <w:numId w:val="6"/>
        </w:numPr>
        <w:contextualSpacing w:val="0"/>
        <w:rPr>
          <w:rFonts w:ascii="Times" w:hAnsi="Times"/>
          <w:sz w:val="24"/>
        </w:rPr>
      </w:pPr>
      <w:r>
        <w:rPr>
          <w:rFonts w:ascii="Times" w:hAnsi="Times"/>
          <w:sz w:val="24"/>
        </w:rPr>
        <w:t>First paragraph to sum our main findings which we can discuss in detail in subsequent paragraphs</w:t>
      </w:r>
    </w:p>
    <w:p w14:paraId="4EACA024" w14:textId="77777777" w:rsidR="00ED4DB7" w:rsidRDefault="00ED4DB7" w:rsidP="005E2538">
      <w:pPr>
        <w:pStyle w:val="Normal1"/>
        <w:contextualSpacing w:val="0"/>
        <w:rPr>
          <w:rFonts w:ascii="Times" w:hAnsi="Times"/>
          <w:sz w:val="24"/>
        </w:rPr>
      </w:pPr>
    </w:p>
    <w:p w14:paraId="1C85F26A" w14:textId="4FDE3383" w:rsidR="00F527CB" w:rsidRDefault="00F374DB" w:rsidP="00F527CB">
      <w:pPr>
        <w:pStyle w:val="Normal1"/>
        <w:ind w:left="720"/>
        <w:contextualSpacing w:val="0"/>
        <w:rPr>
          <w:rFonts w:ascii="Times" w:hAnsi="Times"/>
          <w:sz w:val="24"/>
        </w:rPr>
      </w:pPr>
      <w:commentRangeStart w:id="349"/>
      <w:r>
        <w:rPr>
          <w:rFonts w:ascii="Times" w:hAnsi="Times"/>
          <w:b/>
          <w:bCs/>
          <w:sz w:val="24"/>
        </w:rPr>
        <w:t>1</w:t>
      </w:r>
      <w:r w:rsidR="006D4CE8">
        <w:rPr>
          <w:rFonts w:ascii="Times" w:hAnsi="Times"/>
          <w:b/>
          <w:bCs/>
          <w:sz w:val="24"/>
        </w:rPr>
        <w:t>.</w:t>
      </w:r>
      <w:r>
        <w:rPr>
          <w:rFonts w:ascii="Times" w:hAnsi="Times"/>
          <w:b/>
          <w:bCs/>
          <w:sz w:val="24"/>
        </w:rPr>
        <w:t xml:space="preserve"> </w:t>
      </w:r>
      <w:r w:rsidR="005F7229" w:rsidRPr="00F527CB">
        <w:rPr>
          <w:rFonts w:ascii="Times" w:hAnsi="Times"/>
          <w:b/>
          <w:bCs/>
          <w:sz w:val="24"/>
        </w:rPr>
        <w:t>Systematic survey</w:t>
      </w:r>
    </w:p>
    <w:p w14:paraId="6CAEB8F0" w14:textId="063F548D" w:rsidR="0089351C" w:rsidRDefault="00F527CB" w:rsidP="00F527CB">
      <w:pPr>
        <w:pStyle w:val="Normal1"/>
        <w:numPr>
          <w:ilvl w:val="0"/>
          <w:numId w:val="6"/>
        </w:numPr>
        <w:contextualSpacing w:val="0"/>
        <w:rPr>
          <w:rFonts w:ascii="Times" w:hAnsi="Times"/>
          <w:sz w:val="24"/>
        </w:rPr>
      </w:pPr>
      <w:r>
        <w:rPr>
          <w:rFonts w:ascii="Times" w:hAnsi="Times"/>
          <w:sz w:val="24"/>
        </w:rPr>
        <w:t>T</w:t>
      </w:r>
      <w:r w:rsidR="005F7229">
        <w:rPr>
          <w:rFonts w:ascii="Times" w:hAnsi="Times"/>
          <w:sz w:val="24"/>
        </w:rPr>
        <w:t xml:space="preserve">here’s a pattern of main </w:t>
      </w:r>
      <w:r w:rsidR="00E7015B">
        <w:rPr>
          <w:rFonts w:ascii="Times" w:hAnsi="Times"/>
          <w:sz w:val="24"/>
        </w:rPr>
        <w:t>parameters</w:t>
      </w:r>
      <w:r w:rsidR="005F7229">
        <w:rPr>
          <w:rFonts w:ascii="Times" w:hAnsi="Times"/>
          <w:sz w:val="24"/>
        </w:rPr>
        <w:t xml:space="preserve"> that are used and these reflect zebrafish behaviour to dive, explore etc. </w:t>
      </w:r>
    </w:p>
    <w:p w14:paraId="1194CAA0" w14:textId="1A6B05CE" w:rsidR="00450AB4" w:rsidRDefault="00450AB4" w:rsidP="00B77082">
      <w:pPr>
        <w:pStyle w:val="Normal1"/>
        <w:numPr>
          <w:ilvl w:val="0"/>
          <w:numId w:val="6"/>
        </w:numPr>
        <w:contextualSpacing w:val="0"/>
        <w:rPr>
          <w:rFonts w:ascii="Times" w:hAnsi="Times"/>
          <w:sz w:val="24"/>
        </w:rPr>
      </w:pPr>
      <w:r>
        <w:rPr>
          <w:rFonts w:ascii="Times" w:hAnsi="Times"/>
          <w:sz w:val="24"/>
        </w:rPr>
        <w:t>Discuss the fact that the</w:t>
      </w:r>
      <w:r w:rsidR="005F79C5">
        <w:rPr>
          <w:rFonts w:ascii="Times" w:hAnsi="Times"/>
          <w:sz w:val="24"/>
        </w:rPr>
        <w:t>re is a trend using short tanks, not much variation in the types of tanks used</w:t>
      </w:r>
      <w:r>
        <w:rPr>
          <w:rFonts w:ascii="Times" w:hAnsi="Times"/>
          <w:sz w:val="24"/>
        </w:rPr>
        <w:t xml:space="preserve">; </w:t>
      </w:r>
      <w:commentRangeStart w:id="350"/>
      <w:commentRangeStart w:id="351"/>
      <w:r>
        <w:rPr>
          <w:rFonts w:ascii="Times" w:hAnsi="Times"/>
          <w:sz w:val="24"/>
        </w:rPr>
        <w:t xml:space="preserve">the methods aren’t very efficient considering only one fish can be measured at a </w:t>
      </w:r>
      <w:commentRangeStart w:id="352"/>
      <w:r>
        <w:rPr>
          <w:rFonts w:ascii="Times" w:hAnsi="Times"/>
          <w:sz w:val="24"/>
        </w:rPr>
        <w:t>time</w:t>
      </w:r>
      <w:commentRangeEnd w:id="350"/>
      <w:r w:rsidR="00F374DB">
        <w:rPr>
          <w:rStyle w:val="CommentReference"/>
        </w:rPr>
        <w:commentReference w:id="350"/>
      </w:r>
      <w:commentRangeEnd w:id="351"/>
      <w:commentRangeEnd w:id="352"/>
      <w:r w:rsidR="006D4CE8">
        <w:rPr>
          <w:rStyle w:val="CommentReference"/>
        </w:rPr>
        <w:commentReference w:id="352"/>
      </w:r>
      <w:r w:rsidR="005F79C5">
        <w:rPr>
          <w:rStyle w:val="CommentReference"/>
        </w:rPr>
        <w:commentReference w:id="351"/>
      </w:r>
    </w:p>
    <w:commentRangeEnd w:id="349"/>
    <w:p w14:paraId="4F4C6A87" w14:textId="77777777" w:rsidR="00F374DB" w:rsidRDefault="00ED4DB7" w:rsidP="00F527CB">
      <w:pPr>
        <w:pStyle w:val="Normal1"/>
        <w:ind w:left="720"/>
        <w:contextualSpacing w:val="0"/>
        <w:rPr>
          <w:rFonts w:ascii="Times" w:hAnsi="Times"/>
          <w:b/>
          <w:bCs/>
          <w:sz w:val="24"/>
        </w:rPr>
      </w:pPr>
      <w:r>
        <w:rPr>
          <w:rStyle w:val="CommentReference"/>
        </w:rPr>
        <w:commentReference w:id="349"/>
      </w:r>
    </w:p>
    <w:p w14:paraId="5E438839" w14:textId="4CFEF9D4" w:rsidR="00F374DB" w:rsidRDefault="00F374DB" w:rsidP="00F527CB">
      <w:pPr>
        <w:pStyle w:val="Normal1"/>
        <w:ind w:left="720"/>
        <w:contextualSpacing w:val="0"/>
        <w:rPr>
          <w:rFonts w:ascii="Times" w:hAnsi="Times"/>
          <w:b/>
          <w:bCs/>
          <w:sz w:val="24"/>
        </w:rPr>
      </w:pPr>
      <w:r>
        <w:rPr>
          <w:rFonts w:ascii="Times" w:hAnsi="Times"/>
          <w:b/>
          <w:bCs/>
          <w:sz w:val="24"/>
        </w:rPr>
        <w:t>2. Empirical study</w:t>
      </w:r>
    </w:p>
    <w:p w14:paraId="2B1034E5" w14:textId="77777777" w:rsidR="00FD2384" w:rsidRDefault="00FD2384" w:rsidP="00F527CB">
      <w:pPr>
        <w:pStyle w:val="Normal1"/>
        <w:ind w:left="720"/>
        <w:contextualSpacing w:val="0"/>
        <w:rPr>
          <w:ins w:id="353" w:author="Shinichi Nakagawa" w:date="2020-07-28T06:31:00Z"/>
          <w:rFonts w:ascii="Times" w:hAnsi="Times"/>
          <w:b/>
          <w:bCs/>
          <w:sz w:val="24"/>
        </w:rPr>
      </w:pPr>
      <w:commentRangeStart w:id="354"/>
    </w:p>
    <w:commentRangeEnd w:id="354"/>
    <w:p w14:paraId="3F184C1C" w14:textId="77777777" w:rsidR="00FD2384" w:rsidRDefault="00FD2384" w:rsidP="00F527CB">
      <w:pPr>
        <w:pStyle w:val="Normal1"/>
        <w:ind w:left="720"/>
        <w:contextualSpacing w:val="0"/>
        <w:rPr>
          <w:ins w:id="355" w:author="Shinichi Nakagawa" w:date="2020-07-28T06:31:00Z"/>
          <w:rFonts w:ascii="Times" w:hAnsi="Times"/>
          <w:b/>
          <w:bCs/>
          <w:sz w:val="24"/>
        </w:rPr>
      </w:pPr>
      <w:ins w:id="356" w:author="Shinichi Nakagawa" w:date="2020-07-28T06:31:00Z">
        <w:r>
          <w:rPr>
            <w:rStyle w:val="CommentReference"/>
          </w:rPr>
          <w:commentReference w:id="354"/>
        </w:r>
      </w:ins>
    </w:p>
    <w:p w14:paraId="74C7B9A3" w14:textId="77777777" w:rsidR="00FD2384" w:rsidRDefault="00FD2384" w:rsidP="00F527CB">
      <w:pPr>
        <w:pStyle w:val="Normal1"/>
        <w:ind w:left="720"/>
        <w:contextualSpacing w:val="0"/>
        <w:rPr>
          <w:ins w:id="357" w:author="Shinichi Nakagawa" w:date="2020-07-28T06:31:00Z"/>
          <w:rFonts w:ascii="Times" w:hAnsi="Times"/>
          <w:b/>
          <w:bCs/>
          <w:sz w:val="24"/>
        </w:rPr>
      </w:pPr>
    </w:p>
    <w:p w14:paraId="3A05359C" w14:textId="16FCA161" w:rsidR="00F527CB" w:rsidRDefault="00450AB4" w:rsidP="00F527CB">
      <w:pPr>
        <w:pStyle w:val="Normal1"/>
        <w:ind w:left="720"/>
        <w:contextualSpacing w:val="0"/>
        <w:rPr>
          <w:rFonts w:ascii="Times" w:hAnsi="Times"/>
          <w:sz w:val="24"/>
        </w:rPr>
      </w:pPr>
      <w:r w:rsidRPr="00F527CB">
        <w:rPr>
          <w:rFonts w:ascii="Times" w:hAnsi="Times"/>
          <w:b/>
          <w:bCs/>
          <w:sz w:val="24"/>
        </w:rPr>
        <w:t>Repeatability overall</w:t>
      </w:r>
    </w:p>
    <w:p w14:paraId="6472B136" w14:textId="0FE8D514" w:rsidR="00450AB4" w:rsidRDefault="00C6671E" w:rsidP="00F527CB">
      <w:pPr>
        <w:pStyle w:val="Normal1"/>
        <w:numPr>
          <w:ilvl w:val="0"/>
          <w:numId w:val="6"/>
        </w:numPr>
        <w:contextualSpacing w:val="0"/>
        <w:rPr>
          <w:rFonts w:ascii="Times" w:hAnsi="Times"/>
          <w:sz w:val="24"/>
        </w:rPr>
      </w:pPr>
      <w:r>
        <w:rPr>
          <w:rFonts w:ascii="Times" w:hAnsi="Times"/>
          <w:sz w:val="24"/>
        </w:rPr>
        <w:t>Re-highlight the importance of repeatability; discuss implications of results (are tall tanks better? What does this mean in biological context?)</w:t>
      </w:r>
    </w:p>
    <w:p w14:paraId="599D5791" w14:textId="34DAD035" w:rsidR="00F527CB" w:rsidRDefault="00F374DB" w:rsidP="00F527CB">
      <w:pPr>
        <w:pStyle w:val="Normal1"/>
        <w:ind w:left="720"/>
        <w:contextualSpacing w:val="0"/>
        <w:rPr>
          <w:rFonts w:ascii="Times" w:hAnsi="Times"/>
          <w:sz w:val="24"/>
        </w:rPr>
      </w:pPr>
      <w:r>
        <w:rPr>
          <w:rFonts w:ascii="Times" w:hAnsi="Times"/>
          <w:b/>
          <w:bCs/>
          <w:sz w:val="24"/>
        </w:rPr>
        <w:t>Sex differences in r</w:t>
      </w:r>
      <w:r w:rsidR="00C6671E" w:rsidRPr="00F527CB">
        <w:rPr>
          <w:rFonts w:ascii="Times" w:hAnsi="Times"/>
          <w:b/>
          <w:bCs/>
          <w:sz w:val="24"/>
        </w:rPr>
        <w:t xml:space="preserve">epeatability </w:t>
      </w:r>
    </w:p>
    <w:p w14:paraId="29C99D90" w14:textId="5E2BBEAA" w:rsidR="00C6671E" w:rsidRDefault="00C6671E" w:rsidP="00F527CB">
      <w:pPr>
        <w:pStyle w:val="Normal1"/>
        <w:numPr>
          <w:ilvl w:val="0"/>
          <w:numId w:val="6"/>
        </w:numPr>
        <w:contextualSpacing w:val="0"/>
        <w:rPr>
          <w:rFonts w:ascii="Times" w:hAnsi="Times"/>
          <w:sz w:val="24"/>
        </w:rPr>
      </w:pPr>
      <w:r>
        <w:rPr>
          <w:rFonts w:ascii="Times" w:hAnsi="Times"/>
          <w:sz w:val="24"/>
        </w:rPr>
        <w:t>Discuss why sex effects are important (there will always be differences between males and females and this must be taken into account in future studies)</w:t>
      </w:r>
    </w:p>
    <w:p w14:paraId="4F3E74B8" w14:textId="4421D843" w:rsidR="001B6AAE" w:rsidRDefault="001B6AAE" w:rsidP="001B6AAE">
      <w:pPr>
        <w:pStyle w:val="Normal1"/>
        <w:ind w:left="720"/>
        <w:contextualSpacing w:val="0"/>
        <w:rPr>
          <w:rFonts w:ascii="Times" w:hAnsi="Times"/>
          <w:b/>
          <w:bCs/>
          <w:sz w:val="24"/>
        </w:rPr>
      </w:pPr>
      <w:r>
        <w:rPr>
          <w:rFonts w:ascii="Times" w:hAnsi="Times"/>
          <w:b/>
          <w:bCs/>
          <w:sz w:val="24"/>
        </w:rPr>
        <w:t>Limitations and future directions</w:t>
      </w:r>
    </w:p>
    <w:p w14:paraId="61726AA3" w14:textId="06B0F175" w:rsidR="00EE1B78" w:rsidRPr="007E6A9E" w:rsidRDefault="00EE1B78" w:rsidP="00EE1B78">
      <w:pPr>
        <w:pStyle w:val="Normal1"/>
        <w:numPr>
          <w:ilvl w:val="0"/>
          <w:numId w:val="6"/>
        </w:numPr>
        <w:contextualSpacing w:val="0"/>
        <w:rPr>
          <w:rFonts w:ascii="Times" w:hAnsi="Times"/>
          <w:b/>
          <w:bCs/>
          <w:sz w:val="24"/>
        </w:rPr>
      </w:pPr>
      <w:r>
        <w:rPr>
          <w:rFonts w:ascii="Times" w:hAnsi="Times"/>
          <w:sz w:val="24"/>
        </w:rPr>
        <w:t>Address limitations associated with using trapezoidal tanks; only 2 repeats</w:t>
      </w:r>
    </w:p>
    <w:p w14:paraId="656D1B93" w14:textId="429E20B8" w:rsidR="00F374DB" w:rsidRPr="007E6A9E" w:rsidRDefault="00F374DB" w:rsidP="00EE1B78">
      <w:pPr>
        <w:pStyle w:val="Normal1"/>
        <w:numPr>
          <w:ilvl w:val="0"/>
          <w:numId w:val="6"/>
        </w:numPr>
        <w:contextualSpacing w:val="0"/>
        <w:rPr>
          <w:rFonts w:ascii="Times" w:hAnsi="Times"/>
          <w:b/>
          <w:bCs/>
          <w:sz w:val="24"/>
        </w:rPr>
      </w:pPr>
      <w:r>
        <w:rPr>
          <w:rFonts w:ascii="Times" w:hAnsi="Times"/>
          <w:sz w:val="24"/>
        </w:rPr>
        <w:t>could be tested on other zebrafish populations and strains</w:t>
      </w:r>
    </w:p>
    <w:p w14:paraId="475A0D6F" w14:textId="77777777" w:rsidR="00F374DB" w:rsidRPr="001B6AAE" w:rsidRDefault="00F374DB" w:rsidP="007E6A9E">
      <w:pPr>
        <w:pStyle w:val="Normal1"/>
        <w:ind w:left="720"/>
        <w:contextualSpacing w:val="0"/>
        <w:rPr>
          <w:rFonts w:ascii="Times" w:hAnsi="Times"/>
          <w:b/>
          <w:bCs/>
          <w:sz w:val="24"/>
        </w:rPr>
      </w:pPr>
    </w:p>
    <w:p w14:paraId="6F3F6276" w14:textId="77777777" w:rsidR="00AA18ED" w:rsidRDefault="0033130B">
      <w:pPr>
        <w:pStyle w:val="Normal1"/>
        <w:contextualSpacing w:val="0"/>
        <w:rPr>
          <w:rFonts w:ascii="Times" w:hAnsi="Times"/>
          <w:sz w:val="24"/>
        </w:rPr>
      </w:pPr>
      <w:r>
        <w:rPr>
          <w:b/>
          <w:noProof/>
        </w:rPr>
        <mc:AlternateContent>
          <mc:Choice Requires="wps">
            <w:drawing>
              <wp:anchor distT="0" distB="0" distL="114300" distR="114300" simplePos="0" relativeHeight="251662848" behindDoc="0" locked="0" layoutInCell="1" allowOverlap="1" wp14:anchorId="454896EB" wp14:editId="32D02321">
                <wp:simplePos x="0" y="0"/>
                <wp:positionH relativeFrom="column">
                  <wp:posOffset>0</wp:posOffset>
                </wp:positionH>
                <wp:positionV relativeFrom="paragraph">
                  <wp:posOffset>13335</wp:posOffset>
                </wp:positionV>
                <wp:extent cx="5486400" cy="1485900"/>
                <wp:effectExtent l="0" t="0" r="0" b="0"/>
                <wp:wrapTight wrapText="bothSides">
                  <wp:wrapPolygon edited="0">
                    <wp:start x="0" y="0"/>
                    <wp:lineTo x="21600" y="0"/>
                    <wp:lineTo x="21600" y="21600"/>
                    <wp:lineTo x="0" y="21600"/>
                    <wp:lineTo x="0" y="0"/>
                  </wp:wrapPolygon>
                </wp:wrapTight>
                <wp:docPr id="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0" cy="1485900"/>
                        </a:xfrm>
                        <a:prstGeom prst="rect">
                          <a:avLst/>
                        </a:prstGeom>
                        <a:solidFill>
                          <a:srgbClr val="FFFF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C4DB00D" w14:textId="77777777" w:rsidR="00777653" w:rsidRPr="00D94FB8" w:rsidRDefault="00777653" w:rsidP="00653710">
                            <w:pPr>
                              <w:rPr>
                                <w:b/>
                                <w:sz w:val="28"/>
                              </w:rPr>
                            </w:pPr>
                            <w:r>
                              <w:rPr>
                                <w:b/>
                                <w:sz w:val="28"/>
                              </w:rPr>
                              <w:t xml:space="preserve">Discussion </w:t>
                            </w:r>
                            <w:r w:rsidRPr="00D94FB8">
                              <w:rPr>
                                <w:b/>
                                <w:sz w:val="28"/>
                              </w:rPr>
                              <w:t>Guidance</w:t>
                            </w:r>
                            <w:r>
                              <w:rPr>
                                <w:b/>
                                <w:sz w:val="28"/>
                              </w:rPr>
                              <w:t xml:space="preserve"> – remove this box before submitting!</w:t>
                            </w:r>
                          </w:p>
                          <w:p w14:paraId="2B67B944" w14:textId="77777777" w:rsidR="00777653" w:rsidRDefault="00777653" w:rsidP="00653710"/>
                          <w:p w14:paraId="453B37AD" w14:textId="77777777" w:rsidR="00777653" w:rsidRPr="00AA18ED" w:rsidRDefault="00777653" w:rsidP="00653710">
                            <w:pPr>
                              <w:pStyle w:val="NormalWeb"/>
                              <w:numPr>
                                <w:ilvl w:val="0"/>
                                <w:numId w:val="3"/>
                              </w:numPr>
                              <w:spacing w:before="2" w:after="2"/>
                              <w:rPr>
                                <w:rFonts w:ascii="Arial" w:hAnsi="Arial"/>
                              </w:rPr>
                            </w:pPr>
                            <w:r>
                              <w:rPr>
                                <w:rFonts w:ascii="Arial" w:hAnsi="Arial"/>
                                <w:sz w:val="22"/>
                                <w:szCs w:val="22"/>
                              </w:rPr>
                              <w:t>Start with the most important findings first.</w:t>
                            </w:r>
                          </w:p>
                          <w:p w14:paraId="0BD3B6C0" w14:textId="77777777" w:rsidR="00777653" w:rsidRDefault="00777653" w:rsidP="00653710">
                            <w:pPr>
                              <w:pStyle w:val="ListParagraph"/>
                              <w:numPr>
                                <w:ilvl w:val="0"/>
                                <w:numId w:val="3"/>
                              </w:numPr>
                            </w:pPr>
                            <w:r>
                              <w:t>Link your results to any previous studies and how they add value and/or why results differ from what was previously demonstrated.</w:t>
                            </w:r>
                          </w:p>
                          <w:p w14:paraId="5416A17D" w14:textId="77777777" w:rsidR="00777653" w:rsidRDefault="00777653" w:rsidP="00653710">
                            <w:pPr>
                              <w:pStyle w:val="ListParagraph"/>
                              <w:numPr>
                                <w:ilvl w:val="0"/>
                                <w:numId w:val="3"/>
                              </w:numPr>
                            </w:pPr>
                            <w:r>
                              <w:t>What are the strengths and weaknesses/limitations and/or unexpected outcomes of the study results? Any inconclusive results?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896EB" id="Text Box 18" o:spid="_x0000_s1033" type="#_x0000_t202" style="position:absolute;margin-left:0;margin-top:1.05pt;width:6in;height:11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" fillcolor="yellow" stroked="f">
                <v:textbox inset=",7.2pt,,7.2pt">
                  <w:txbxContent>
                    <w:p w14:paraId="5C4DB00D" w14:textId="77777777" w:rsidR="00777653" w:rsidRPr="00D94FB8" w:rsidRDefault="00777653" w:rsidP="00653710">
                      <w:pPr>
                        <w:rPr>
                          <w:b/>
                          <w:sz w:val="28"/>
                        </w:rPr>
                      </w:pPr>
                      <w:r>
                        <w:rPr>
                          <w:b/>
                          <w:sz w:val="28"/>
                        </w:rPr>
                        <w:t xml:space="preserve">Discussion </w:t>
                      </w:r>
                      <w:r w:rsidRPr="00D94FB8">
                        <w:rPr>
                          <w:b/>
                          <w:sz w:val="28"/>
                        </w:rPr>
                        <w:t>Guidance</w:t>
                      </w:r>
                      <w:r>
                        <w:rPr>
                          <w:b/>
                          <w:sz w:val="28"/>
                        </w:rPr>
                        <w:t xml:space="preserve"> – remove this box before submitting!</w:t>
                      </w:r>
                    </w:p>
                    <w:p w14:paraId="2B67B944" w14:textId="77777777" w:rsidR="00777653" w:rsidRDefault="00777653" w:rsidP="00653710"/>
                    <w:p w14:paraId="453B37AD" w14:textId="77777777" w:rsidR="00777653" w:rsidRPr="00AA18ED" w:rsidRDefault="00777653" w:rsidP="00653710">
                      <w:pPr>
                        <w:pStyle w:val="NormalWeb"/>
                        <w:numPr>
                          <w:ilvl w:val="0"/>
                          <w:numId w:val="3"/>
                        </w:numPr>
                        <w:spacing w:before="2" w:after="2"/>
                        <w:rPr>
                          <w:rFonts w:ascii="Arial" w:hAnsi="Arial"/>
                        </w:rPr>
                      </w:pPr>
                      <w:r>
                        <w:rPr>
                          <w:rFonts w:ascii="Arial" w:hAnsi="Arial"/>
                          <w:sz w:val="22"/>
                          <w:szCs w:val="22"/>
                        </w:rPr>
                        <w:t>Start with the most important findings first.</w:t>
                      </w:r>
                    </w:p>
                    <w:p w14:paraId="0BD3B6C0" w14:textId="77777777" w:rsidR="00777653" w:rsidRDefault="00777653" w:rsidP="00653710">
                      <w:pPr>
                        <w:pStyle w:val="ListParagraph"/>
                        <w:numPr>
                          <w:ilvl w:val="0"/>
                          <w:numId w:val="3"/>
                        </w:numPr>
                      </w:pPr>
                      <w:r>
                        <w:t>Link your results to any previous studies and how they add value and/or why results differ from what was previously demonstrated.</w:t>
                      </w:r>
                    </w:p>
                    <w:p w14:paraId="5416A17D" w14:textId="77777777" w:rsidR="00777653" w:rsidRDefault="00777653" w:rsidP="00653710">
                      <w:pPr>
                        <w:pStyle w:val="ListParagraph"/>
                        <w:numPr>
                          <w:ilvl w:val="0"/>
                          <w:numId w:val="3"/>
                        </w:numPr>
                      </w:pPr>
                      <w:r>
                        <w:t>What are the strengths and weaknesses/limitations and/or unexpected outcomes of the study results? Any inconclusive results?</w:t>
                      </w:r>
                    </w:p>
                  </w:txbxContent>
                </v:textbox>
                <w10:wrap type="tight"/>
              </v:shape>
            </w:pict>
          </mc:Fallback>
        </mc:AlternateContent>
      </w:r>
    </w:p>
    <w:p w14:paraId="6DB14432" w14:textId="77777777" w:rsidR="00B77860" w:rsidRPr="003774B5" w:rsidRDefault="00B77860">
      <w:pPr>
        <w:pStyle w:val="Normal1"/>
        <w:contextualSpacing w:val="0"/>
        <w:rPr>
          <w:rFonts w:ascii="Times" w:hAnsi="Times"/>
          <w:sz w:val="24"/>
        </w:rPr>
      </w:pPr>
    </w:p>
    <w:p w14:paraId="449231C4" w14:textId="3DB2B491" w:rsidR="007B6DD5" w:rsidRDefault="00B45195" w:rsidP="007B6DD5">
      <w:pPr>
        <w:pStyle w:val="Normal1"/>
        <w:contextualSpacing w:val="0"/>
        <w:rPr>
          <w:b/>
          <w:sz w:val="28"/>
        </w:rPr>
      </w:pPr>
      <w:r>
        <w:rPr>
          <w:b/>
          <w:sz w:val="28"/>
        </w:rPr>
        <w:lastRenderedPageBreak/>
        <w:t>Conclusions</w:t>
      </w:r>
    </w:p>
    <w:p w14:paraId="55E10199" w14:textId="01289319" w:rsidR="00F374DB" w:rsidRPr="00B77082" w:rsidRDefault="00B40769" w:rsidP="00F374DB">
      <w:pPr>
        <w:pStyle w:val="Normal1"/>
        <w:numPr>
          <w:ilvl w:val="0"/>
          <w:numId w:val="6"/>
        </w:numPr>
        <w:contextualSpacing w:val="0"/>
        <w:rPr>
          <w:rFonts w:ascii="Times" w:hAnsi="Times"/>
          <w:sz w:val="24"/>
        </w:rPr>
      </w:pPr>
      <w:r>
        <w:rPr>
          <w:rFonts w:ascii="Times" w:hAnsi="Times"/>
          <w:sz w:val="24"/>
        </w:rPr>
        <w:t xml:space="preserve">Mention animal personality briefy and rehighlight the </w:t>
      </w:r>
      <w:r w:rsidR="00F374DB" w:rsidRPr="00B77082">
        <w:rPr>
          <w:rFonts w:ascii="Times" w:hAnsi="Times"/>
          <w:sz w:val="24"/>
        </w:rPr>
        <w:t>importance of anxiety assays and the innovative and game-changing ideas</w:t>
      </w:r>
      <w:r w:rsidR="00F374DB">
        <w:rPr>
          <w:rFonts w:ascii="Times" w:hAnsi="Times"/>
          <w:sz w:val="24"/>
        </w:rPr>
        <w:t xml:space="preserve"> </w:t>
      </w:r>
      <w:r w:rsidR="00F374DB" w:rsidRPr="00B77082">
        <w:rPr>
          <w:rFonts w:ascii="Times" w:hAnsi="Times"/>
          <w:sz w:val="24"/>
        </w:rPr>
        <w:t>behind the use of our tall tanks</w:t>
      </w:r>
      <w:r w:rsidR="00F374DB">
        <w:rPr>
          <w:rFonts w:ascii="Times" w:hAnsi="Times"/>
          <w:sz w:val="24"/>
        </w:rPr>
        <w:t xml:space="preserve"> (high throughput, better contrast, allows larger sample size</w:t>
      </w:r>
      <w:r>
        <w:rPr>
          <w:rFonts w:ascii="Times" w:hAnsi="Times"/>
          <w:sz w:val="24"/>
        </w:rPr>
        <w:t>; SELL AND FINISH WITH A BANG</w:t>
      </w:r>
      <w:r w:rsidR="00F374DB">
        <w:rPr>
          <w:rFonts w:ascii="Times" w:hAnsi="Times"/>
          <w:sz w:val="24"/>
        </w:rPr>
        <w:t>)</w:t>
      </w:r>
    </w:p>
    <w:p w14:paraId="272293D3" w14:textId="77777777" w:rsidR="00F374DB" w:rsidRDefault="00F374DB" w:rsidP="007B6DD5">
      <w:pPr>
        <w:pStyle w:val="Normal1"/>
        <w:contextualSpacing w:val="0"/>
        <w:rPr>
          <w:b/>
          <w:sz w:val="28"/>
        </w:rPr>
      </w:pPr>
    </w:p>
    <w:p w14:paraId="13BF0F6D" w14:textId="77777777" w:rsidR="00B77860" w:rsidRPr="00076F97" w:rsidRDefault="0033130B">
      <w:pPr>
        <w:pStyle w:val="Normal1"/>
        <w:contextualSpacing w:val="0"/>
        <w:rPr>
          <w:rFonts w:ascii="Times" w:hAnsi="Times"/>
          <w:sz w:val="24"/>
        </w:rPr>
      </w:pPr>
      <w:r>
        <w:rPr>
          <w:b/>
          <w:noProof/>
        </w:rPr>
        <mc:AlternateContent>
          <mc:Choice Requires="wps">
            <w:drawing>
              <wp:anchor distT="0" distB="0" distL="114300" distR="114300" simplePos="0" relativeHeight="251661824" behindDoc="0" locked="0" layoutInCell="1" allowOverlap="1" wp14:anchorId="0CD284A6" wp14:editId="75E06514">
                <wp:simplePos x="0" y="0"/>
                <wp:positionH relativeFrom="column">
                  <wp:posOffset>0</wp:posOffset>
                </wp:positionH>
                <wp:positionV relativeFrom="paragraph">
                  <wp:posOffset>107950</wp:posOffset>
                </wp:positionV>
                <wp:extent cx="5486400" cy="1926590"/>
                <wp:effectExtent l="0" t="0" r="0" b="0"/>
                <wp:wrapTight wrapText="bothSides">
                  <wp:wrapPolygon edited="0">
                    <wp:start x="0" y="0"/>
                    <wp:lineTo x="21600" y="0"/>
                    <wp:lineTo x="21600" y="21600"/>
                    <wp:lineTo x="0" y="21600"/>
                    <wp:lineTo x="0" y="0"/>
                  </wp:wrapPolygon>
                </wp:wrapTight>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0" cy="1926590"/>
                        </a:xfrm>
                        <a:prstGeom prst="rect">
                          <a:avLst/>
                        </a:prstGeom>
                        <a:solidFill>
                          <a:srgbClr val="FFFF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32BC670" w14:textId="77777777" w:rsidR="00777653" w:rsidRPr="00D94FB8" w:rsidRDefault="00777653" w:rsidP="00793B71">
                            <w:pPr>
                              <w:rPr>
                                <w:b/>
                                <w:sz w:val="28"/>
                              </w:rPr>
                            </w:pPr>
                            <w:r>
                              <w:rPr>
                                <w:b/>
                                <w:sz w:val="28"/>
                              </w:rPr>
                              <w:t xml:space="preserve">Conclusions </w:t>
                            </w:r>
                            <w:r w:rsidRPr="00D94FB8">
                              <w:rPr>
                                <w:b/>
                                <w:sz w:val="28"/>
                              </w:rPr>
                              <w:t>Guidance</w:t>
                            </w:r>
                            <w:r>
                              <w:rPr>
                                <w:b/>
                                <w:sz w:val="28"/>
                              </w:rPr>
                              <w:t xml:space="preserve"> – remove this box before submitting!</w:t>
                            </w:r>
                          </w:p>
                          <w:p w14:paraId="41686B84" w14:textId="77777777" w:rsidR="00777653" w:rsidRDefault="00777653" w:rsidP="00793B71"/>
                          <w:p w14:paraId="5DF17399" w14:textId="77777777" w:rsidR="00777653" w:rsidRPr="007807F5" w:rsidRDefault="00777653" w:rsidP="00AA18ED">
                            <w:pPr>
                              <w:pStyle w:val="NormalWeb"/>
                              <w:numPr>
                                <w:ilvl w:val="0"/>
                                <w:numId w:val="3"/>
                              </w:numPr>
                              <w:spacing w:before="2" w:after="2"/>
                              <w:rPr>
                                <w:rFonts w:ascii="Arial" w:hAnsi="Arial"/>
                              </w:rPr>
                            </w:pPr>
                            <w:r>
                              <w:rPr>
                                <w:rFonts w:ascii="Arial" w:hAnsi="Arial"/>
                                <w:sz w:val="22"/>
                                <w:szCs w:val="22"/>
                              </w:rPr>
                              <w:t>Concisely restate the hypothesis and most important findings.</w:t>
                            </w:r>
                          </w:p>
                          <w:p w14:paraId="12ECA62D" w14:textId="77777777" w:rsidR="00777653" w:rsidRDefault="00777653" w:rsidP="007807F5">
                            <w:pPr>
                              <w:pStyle w:val="ListParagraph"/>
                              <w:numPr>
                                <w:ilvl w:val="0"/>
                                <w:numId w:val="3"/>
                              </w:numPr>
                            </w:pPr>
                            <w:r>
                              <w:t>Summarize the major findings, contributions to existing knowledge, and limitations.</w:t>
                            </w:r>
                          </w:p>
                          <w:p w14:paraId="1BAFCDEA" w14:textId="77777777" w:rsidR="00777653" w:rsidRPr="007807F5" w:rsidRDefault="00777653" w:rsidP="007807F5">
                            <w:pPr>
                              <w:pStyle w:val="ListParagraph"/>
                              <w:numPr>
                                <w:ilvl w:val="0"/>
                                <w:numId w:val="3"/>
                              </w:numPr>
                            </w:pPr>
                            <w:r>
                              <w:t>What are the future directions?</w:t>
                            </w:r>
                          </w:p>
                          <w:p w14:paraId="427B3B03" w14:textId="77777777" w:rsidR="00777653" w:rsidRPr="00AA18ED" w:rsidRDefault="00777653" w:rsidP="00AA18ED">
                            <w:pPr>
                              <w:pStyle w:val="NormalWeb"/>
                              <w:numPr>
                                <w:ilvl w:val="0"/>
                                <w:numId w:val="3"/>
                              </w:numPr>
                              <w:spacing w:before="2" w:after="2"/>
                              <w:rPr>
                                <w:rFonts w:ascii="Arial" w:hAnsi="Arial"/>
                              </w:rPr>
                            </w:pPr>
                            <w:r w:rsidRPr="00AA18ED">
                              <w:rPr>
                                <w:rFonts w:ascii="Arial" w:hAnsi="Arial"/>
                                <w:sz w:val="22"/>
                                <w:szCs w:val="22"/>
                              </w:rPr>
                              <w:t xml:space="preserve">Speculation is welcome, but should be identified as such. </w:t>
                            </w:r>
                          </w:p>
                          <w:p w14:paraId="0C93B3FD" w14:textId="77777777" w:rsidR="00777653" w:rsidRDefault="00777653" w:rsidP="007807F5">
                            <w:pPr>
                              <w:pStyle w:val="ListParagraph"/>
                              <w:numPr>
                                <w:ilvl w:val="0"/>
                                <w:numId w:val="3"/>
                              </w:numPr>
                            </w:pPr>
                            <w:r w:rsidRPr="00AA18ED">
                              <w:t xml:space="preserve">Conclusions </w:t>
                            </w:r>
                            <w:r>
                              <w:t>MUST be</w:t>
                            </w:r>
                            <w:r w:rsidRPr="00AA18ED">
                              <w:t xml:space="preserve"> well stated, linked to original research question &amp; limited to supporting results.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D284A6" id="Text Box 14" o:spid="_x0000_s1034" type="#_x0000_t202" style="position:absolute;margin-left:0;margin-top:8.5pt;width:6in;height:15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" fillcolor="yellow" stroked="f">
                <v:textbox inset=",7.2pt,,7.2pt">
                  <w:txbxContent>
                    <w:p w14:paraId="032BC670" w14:textId="77777777" w:rsidR="00777653" w:rsidRPr="00D94FB8" w:rsidRDefault="00777653" w:rsidP="00793B71">
                      <w:pPr>
                        <w:rPr>
                          <w:b/>
                          <w:sz w:val="28"/>
                        </w:rPr>
                      </w:pPr>
                      <w:r>
                        <w:rPr>
                          <w:b/>
                          <w:sz w:val="28"/>
                        </w:rPr>
                        <w:t xml:space="preserve">Conclusions </w:t>
                      </w:r>
                      <w:r w:rsidRPr="00D94FB8">
                        <w:rPr>
                          <w:b/>
                          <w:sz w:val="28"/>
                        </w:rPr>
                        <w:t>Guidance</w:t>
                      </w:r>
                      <w:r>
                        <w:rPr>
                          <w:b/>
                          <w:sz w:val="28"/>
                        </w:rPr>
                        <w:t xml:space="preserve"> – remove this box before submitting!</w:t>
                      </w:r>
                    </w:p>
                    <w:p w14:paraId="41686B84" w14:textId="77777777" w:rsidR="00777653" w:rsidRDefault="00777653" w:rsidP="00793B71"/>
                    <w:p w14:paraId="5DF17399" w14:textId="77777777" w:rsidR="00777653" w:rsidRPr="007807F5" w:rsidRDefault="00777653" w:rsidP="00AA18ED">
                      <w:pPr>
                        <w:pStyle w:val="NormalWeb"/>
                        <w:numPr>
                          <w:ilvl w:val="0"/>
                          <w:numId w:val="3"/>
                        </w:numPr>
                        <w:spacing w:before="2" w:after="2"/>
                        <w:rPr>
                          <w:rFonts w:ascii="Arial" w:hAnsi="Arial"/>
                        </w:rPr>
                      </w:pPr>
                      <w:r>
                        <w:rPr>
                          <w:rFonts w:ascii="Arial" w:hAnsi="Arial"/>
                          <w:sz w:val="22"/>
                          <w:szCs w:val="22"/>
                        </w:rPr>
                        <w:t>Concisely restate the hypothesis and most important findings.</w:t>
                      </w:r>
                    </w:p>
                    <w:p w14:paraId="12ECA62D" w14:textId="77777777" w:rsidR="00777653" w:rsidRDefault="00777653" w:rsidP="007807F5">
                      <w:pPr>
                        <w:pStyle w:val="ListParagraph"/>
                        <w:numPr>
                          <w:ilvl w:val="0"/>
                          <w:numId w:val="3"/>
                        </w:numPr>
                      </w:pPr>
                      <w:r>
                        <w:t>Summarize the major findings, contributions to existing knowledge, and limitations.</w:t>
                      </w:r>
                    </w:p>
                    <w:p w14:paraId="1BAFCDEA" w14:textId="77777777" w:rsidR="00777653" w:rsidRPr="007807F5" w:rsidRDefault="00777653" w:rsidP="007807F5">
                      <w:pPr>
                        <w:pStyle w:val="ListParagraph"/>
                        <w:numPr>
                          <w:ilvl w:val="0"/>
                          <w:numId w:val="3"/>
                        </w:numPr>
                      </w:pPr>
                      <w:r>
                        <w:t>What are the future directions?</w:t>
                      </w:r>
                    </w:p>
                    <w:p w14:paraId="427B3B03" w14:textId="77777777" w:rsidR="00777653" w:rsidRPr="00AA18ED" w:rsidRDefault="00777653" w:rsidP="00AA18ED">
                      <w:pPr>
                        <w:pStyle w:val="NormalWeb"/>
                        <w:numPr>
                          <w:ilvl w:val="0"/>
                          <w:numId w:val="3"/>
                        </w:numPr>
                        <w:spacing w:before="2" w:after="2"/>
                        <w:rPr>
                          <w:rFonts w:ascii="Arial" w:hAnsi="Arial"/>
                        </w:rPr>
                      </w:pPr>
                      <w:r w:rsidRPr="00AA18ED">
                        <w:rPr>
                          <w:rFonts w:ascii="Arial" w:hAnsi="Arial"/>
                          <w:sz w:val="22"/>
                          <w:szCs w:val="22"/>
                        </w:rPr>
                        <w:t xml:space="preserve">Speculation is welcome, but should be identified as such. </w:t>
                      </w:r>
                    </w:p>
                    <w:p w14:paraId="0C93B3FD" w14:textId="77777777" w:rsidR="00777653" w:rsidRDefault="00777653" w:rsidP="007807F5">
                      <w:pPr>
                        <w:pStyle w:val="ListParagraph"/>
                        <w:numPr>
                          <w:ilvl w:val="0"/>
                          <w:numId w:val="3"/>
                        </w:numPr>
                      </w:pPr>
                      <w:r w:rsidRPr="00AA18ED">
                        <w:t xml:space="preserve">Conclusions </w:t>
                      </w:r>
                      <w:r>
                        <w:t>MUST be</w:t>
                      </w:r>
                      <w:r w:rsidRPr="00AA18ED">
                        <w:t xml:space="preserve"> well stated, linked to original research question &amp; limited to supporting results.</w:t>
                      </w:r>
                    </w:p>
                  </w:txbxContent>
                </v:textbox>
                <w10:wrap type="tight"/>
              </v:shape>
            </w:pict>
          </mc:Fallback>
        </mc:AlternateContent>
      </w:r>
    </w:p>
    <w:p w14:paraId="23BF8FB5" w14:textId="77777777" w:rsidR="00AA18ED" w:rsidRDefault="00AA18ED">
      <w:pPr>
        <w:pStyle w:val="Normal1"/>
        <w:contextualSpacing w:val="0"/>
        <w:rPr>
          <w:b/>
          <w:sz w:val="28"/>
        </w:rPr>
      </w:pPr>
    </w:p>
    <w:p w14:paraId="06F8D4B2" w14:textId="77777777" w:rsidR="00AA18ED" w:rsidRDefault="00AA18ED">
      <w:pPr>
        <w:pStyle w:val="Normal1"/>
        <w:contextualSpacing w:val="0"/>
        <w:rPr>
          <w:b/>
          <w:sz w:val="28"/>
        </w:rPr>
      </w:pPr>
    </w:p>
    <w:p w14:paraId="13045E26" w14:textId="77777777" w:rsidR="00AA18ED" w:rsidRDefault="00AA18ED">
      <w:pPr>
        <w:pStyle w:val="Normal1"/>
        <w:contextualSpacing w:val="0"/>
        <w:rPr>
          <w:b/>
          <w:sz w:val="28"/>
        </w:rPr>
      </w:pPr>
    </w:p>
    <w:p w14:paraId="299C9519" w14:textId="77777777" w:rsidR="00AA18ED" w:rsidRDefault="00AA18ED">
      <w:pPr>
        <w:pStyle w:val="Normal1"/>
        <w:contextualSpacing w:val="0"/>
        <w:rPr>
          <w:b/>
          <w:sz w:val="28"/>
        </w:rPr>
      </w:pPr>
    </w:p>
    <w:p w14:paraId="7710A9E2" w14:textId="77777777" w:rsidR="00AA18ED" w:rsidRDefault="00AA18ED">
      <w:pPr>
        <w:pStyle w:val="Normal1"/>
        <w:contextualSpacing w:val="0"/>
        <w:rPr>
          <w:b/>
          <w:sz w:val="28"/>
        </w:rPr>
      </w:pPr>
    </w:p>
    <w:p w14:paraId="55524015" w14:textId="77777777" w:rsidR="00AA18ED" w:rsidRPr="00AA18ED" w:rsidRDefault="00AA18ED">
      <w:pPr>
        <w:pStyle w:val="Normal1"/>
        <w:contextualSpacing w:val="0"/>
        <w:rPr>
          <w:rFonts w:ascii="Times" w:hAnsi="Times"/>
          <w:sz w:val="24"/>
        </w:rPr>
      </w:pPr>
    </w:p>
    <w:p w14:paraId="4F713E91" w14:textId="304EE795" w:rsidR="00AF4906" w:rsidRDefault="00B45195">
      <w:pPr>
        <w:pStyle w:val="Normal1"/>
        <w:contextualSpacing w:val="0"/>
        <w:rPr>
          <w:b/>
          <w:sz w:val="28"/>
        </w:rPr>
      </w:pPr>
      <w:r>
        <w:rPr>
          <w:b/>
          <w:sz w:val="28"/>
        </w:rPr>
        <w:t>Acknowledgements</w:t>
      </w:r>
    </w:p>
    <w:p w14:paraId="467A31D1" w14:textId="77777777" w:rsidR="007B6DD5" w:rsidRPr="003774B5" w:rsidRDefault="007B6DD5" w:rsidP="007B6DD5">
      <w:pPr>
        <w:pStyle w:val="Normal1"/>
        <w:contextualSpacing w:val="0"/>
        <w:rPr>
          <w:rFonts w:ascii="Times" w:hAnsi="Times"/>
          <w:sz w:val="24"/>
        </w:rPr>
      </w:pPr>
      <w:r>
        <w:rPr>
          <w:rFonts w:ascii="Times" w:hAnsi="Times"/>
          <w:sz w:val="24"/>
          <w:highlight w:val="cyan"/>
        </w:rPr>
        <w:t>Add</w:t>
      </w:r>
      <w:r w:rsidRPr="007B6DD5">
        <w:rPr>
          <w:rFonts w:ascii="Times" w:hAnsi="Times"/>
          <w:sz w:val="24"/>
          <w:highlight w:val="cyan"/>
        </w:rPr>
        <w:t xml:space="preserve"> your </w:t>
      </w:r>
      <w:r>
        <w:rPr>
          <w:rFonts w:ascii="Times" w:hAnsi="Times"/>
          <w:sz w:val="24"/>
          <w:highlight w:val="cyan"/>
        </w:rPr>
        <w:t>acknowledgements</w:t>
      </w:r>
      <w:r w:rsidRPr="007B6DD5">
        <w:rPr>
          <w:rFonts w:ascii="Times" w:hAnsi="Times"/>
          <w:sz w:val="24"/>
          <w:highlight w:val="cyan"/>
        </w:rPr>
        <w:t xml:space="preserve"> here.</w:t>
      </w:r>
    </w:p>
    <w:p w14:paraId="58D60367" w14:textId="77777777" w:rsidR="00B77860" w:rsidRPr="00AF4906" w:rsidRDefault="00B77860">
      <w:pPr>
        <w:pStyle w:val="Normal1"/>
        <w:contextualSpacing w:val="0"/>
        <w:rPr>
          <w:rFonts w:ascii="Times" w:hAnsi="Times"/>
          <w:sz w:val="24"/>
        </w:rPr>
      </w:pPr>
    </w:p>
    <w:p w14:paraId="254D7683" w14:textId="77777777" w:rsidR="00B77860" w:rsidRDefault="0033130B">
      <w:pPr>
        <w:pStyle w:val="Normal1"/>
        <w:spacing w:before="160" w:after="180" w:line="411" w:lineRule="auto"/>
        <w:ind w:left="720"/>
        <w:contextualSpacing w:val="0"/>
        <w:rPr>
          <w:b/>
        </w:rPr>
      </w:pPr>
      <w:r>
        <w:rPr>
          <w:b/>
          <w:noProof/>
        </w:rPr>
        <mc:AlternateContent>
          <mc:Choice Requires="wps">
            <w:drawing>
              <wp:anchor distT="0" distB="0" distL="114300" distR="114300" simplePos="0" relativeHeight="251655680" behindDoc="0" locked="0" layoutInCell="1" allowOverlap="1" wp14:anchorId="03378E87" wp14:editId="3C92A408">
                <wp:simplePos x="0" y="0"/>
                <wp:positionH relativeFrom="column">
                  <wp:posOffset>0</wp:posOffset>
                </wp:positionH>
                <wp:positionV relativeFrom="paragraph">
                  <wp:posOffset>25400</wp:posOffset>
                </wp:positionV>
                <wp:extent cx="5486400" cy="1923415"/>
                <wp:effectExtent l="0" t="0" r="0" b="0"/>
                <wp:wrapTight wrapText="bothSides">
                  <wp:wrapPolygon edited="0">
                    <wp:start x="0" y="0"/>
                    <wp:lineTo x="21600" y="0"/>
                    <wp:lineTo x="21600" y="21600"/>
                    <wp:lineTo x="0" y="21600"/>
                    <wp:lineTo x="0" y="0"/>
                  </wp:wrapPolygon>
                </wp:wrapTight>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0" cy="1923415"/>
                        </a:xfrm>
                        <a:prstGeom prst="rect">
                          <a:avLst/>
                        </a:prstGeom>
                        <a:solidFill>
                          <a:srgbClr val="FFFF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AFBF854" w14:textId="77777777" w:rsidR="00777653" w:rsidRPr="00D94FB8" w:rsidRDefault="00777653" w:rsidP="00FD22BE">
                            <w:pPr>
                              <w:rPr>
                                <w:b/>
                                <w:sz w:val="28"/>
                              </w:rPr>
                            </w:pPr>
                            <w:r>
                              <w:rPr>
                                <w:b/>
                                <w:sz w:val="28"/>
                              </w:rPr>
                              <w:t xml:space="preserve">Acknowledgements </w:t>
                            </w:r>
                            <w:r w:rsidRPr="00D94FB8">
                              <w:rPr>
                                <w:b/>
                                <w:sz w:val="28"/>
                              </w:rPr>
                              <w:t>Guidance</w:t>
                            </w:r>
                            <w:r>
                              <w:rPr>
                                <w:b/>
                                <w:sz w:val="28"/>
                              </w:rPr>
                              <w:t xml:space="preserve"> – remove this box before submitting!</w:t>
                            </w:r>
                          </w:p>
                          <w:p w14:paraId="2F72A1C2" w14:textId="77777777" w:rsidR="00777653" w:rsidRDefault="00777653" w:rsidP="00FD22BE"/>
                          <w:p w14:paraId="5BB4510A" w14:textId="77777777" w:rsidR="00777653" w:rsidRDefault="00777653" w:rsidP="00FD22BE">
                            <w:pPr>
                              <w:pStyle w:val="ListParagraph"/>
                              <w:numPr>
                                <w:ilvl w:val="0"/>
                                <w:numId w:val="3"/>
                              </w:numPr>
                            </w:pPr>
                            <w:r w:rsidRPr="00FD22BE">
                              <w:t xml:space="preserve">Should not be used to acknowledge funders – </w:t>
                            </w:r>
                            <w:r>
                              <w:t>funding</w:t>
                            </w:r>
                            <w:r w:rsidRPr="00FD22BE">
                              <w:t xml:space="preserve"> will </w:t>
                            </w:r>
                            <w:r>
                              <w:t>be entered online in the declarations page as</w:t>
                            </w:r>
                            <w:r w:rsidRPr="00FD22BE">
                              <w:t xml:space="preserve"> </w:t>
                            </w:r>
                            <w:r>
                              <w:t xml:space="preserve">a </w:t>
                            </w:r>
                            <w:r w:rsidRPr="00FD22BE">
                              <w:t xml:space="preserve">separate Funding Statement </w:t>
                            </w:r>
                            <w:r>
                              <w:t xml:space="preserve">and appear </w:t>
                            </w:r>
                            <w:r w:rsidRPr="00FD22BE">
                              <w:t>on the published paper.</w:t>
                            </w:r>
                          </w:p>
                          <w:p w14:paraId="2F95C400" w14:textId="77777777" w:rsidR="00777653" w:rsidRDefault="00777653" w:rsidP="00FD22BE"/>
                          <w:p w14:paraId="1F8D05E6" w14:textId="77777777" w:rsidR="00777653" w:rsidRDefault="00777653" w:rsidP="00FD22BE">
                            <w:pPr>
                              <w:pStyle w:val="ListParagraph"/>
                              <w:numPr>
                                <w:ilvl w:val="0"/>
                                <w:numId w:val="3"/>
                              </w:numPr>
                            </w:pPr>
                            <w:r w:rsidRPr="00FD22BE">
                              <w:t>As a matter of courtesy, we suggest you inform anyone whom you acknowledge.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78E87" id="Text Box 7" o:spid="_x0000_s1035" type="#_x0000_t202" style="position:absolute;left:0;text-align:left;margin-left:0;margin-top:2pt;width:6in;height:151.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" fillcolor="yellow" stroked="f">
                <v:textbox inset=",7.2pt,,7.2pt">
                  <w:txbxContent>
                    <w:p w14:paraId="7AFBF854" w14:textId="77777777" w:rsidR="00777653" w:rsidRPr="00D94FB8" w:rsidRDefault="00777653" w:rsidP="00FD22BE">
                      <w:pPr>
                        <w:rPr>
                          <w:b/>
                          <w:sz w:val="28"/>
                        </w:rPr>
                      </w:pPr>
                      <w:r>
                        <w:rPr>
                          <w:b/>
                          <w:sz w:val="28"/>
                        </w:rPr>
                        <w:t xml:space="preserve">Acknowledgements </w:t>
                      </w:r>
                      <w:r w:rsidRPr="00D94FB8">
                        <w:rPr>
                          <w:b/>
                          <w:sz w:val="28"/>
                        </w:rPr>
                        <w:t>Guidance</w:t>
                      </w:r>
                      <w:r>
                        <w:rPr>
                          <w:b/>
                          <w:sz w:val="28"/>
                        </w:rPr>
                        <w:t xml:space="preserve"> – remove this box before submitting!</w:t>
                      </w:r>
                    </w:p>
                    <w:p w14:paraId="2F72A1C2" w14:textId="77777777" w:rsidR="00777653" w:rsidRDefault="00777653" w:rsidP="00FD22BE"/>
                    <w:p w14:paraId="5BB4510A" w14:textId="77777777" w:rsidR="00777653" w:rsidRDefault="00777653" w:rsidP="00FD22BE">
                      <w:pPr>
                        <w:pStyle w:val="ListParagraph"/>
                        <w:numPr>
                          <w:ilvl w:val="0"/>
                          <w:numId w:val="3"/>
                        </w:numPr>
                      </w:pPr>
                      <w:r w:rsidRPr="00FD22BE">
                        <w:t xml:space="preserve">Should not be used to acknowledge funders – </w:t>
                      </w:r>
                      <w:r>
                        <w:t>funding</w:t>
                      </w:r>
                      <w:r w:rsidRPr="00FD22BE">
                        <w:t xml:space="preserve"> will </w:t>
                      </w:r>
                      <w:r>
                        <w:t>be entered online in the declarations page as</w:t>
                      </w:r>
                      <w:r w:rsidRPr="00FD22BE">
                        <w:t xml:space="preserve"> </w:t>
                      </w:r>
                      <w:r>
                        <w:t xml:space="preserve">a </w:t>
                      </w:r>
                      <w:r w:rsidRPr="00FD22BE">
                        <w:t xml:space="preserve">separate Funding Statement </w:t>
                      </w:r>
                      <w:r>
                        <w:t xml:space="preserve">and appear </w:t>
                      </w:r>
                      <w:r w:rsidRPr="00FD22BE">
                        <w:t>on the published paper.</w:t>
                      </w:r>
                    </w:p>
                    <w:p w14:paraId="2F95C400" w14:textId="77777777" w:rsidR="00777653" w:rsidRDefault="00777653" w:rsidP="00FD22BE"/>
                    <w:p w14:paraId="1F8D05E6" w14:textId="77777777" w:rsidR="00777653" w:rsidRDefault="00777653" w:rsidP="00FD22BE">
                      <w:pPr>
                        <w:pStyle w:val="ListParagraph"/>
                        <w:numPr>
                          <w:ilvl w:val="0"/>
                          <w:numId w:val="3"/>
                        </w:numPr>
                      </w:pPr>
                      <w:r w:rsidRPr="00FD22BE">
                        <w:t>As a matter of courtesy, we suggest you inform anyone whom you acknowledge.</w:t>
                      </w:r>
                    </w:p>
                  </w:txbxContent>
                </v:textbox>
                <w10:wrap type="tight"/>
              </v:shape>
            </w:pict>
          </mc:Fallback>
        </mc:AlternateContent>
      </w:r>
    </w:p>
    <w:p w14:paraId="27C84F3E" w14:textId="77777777" w:rsidR="00B77860" w:rsidRDefault="00B77860">
      <w:pPr>
        <w:pStyle w:val="Normal1"/>
        <w:contextualSpacing w:val="0"/>
        <w:rPr>
          <w:b/>
        </w:rPr>
      </w:pPr>
    </w:p>
    <w:p w14:paraId="4A94B439" w14:textId="77777777" w:rsidR="00951C47" w:rsidRDefault="00951C47">
      <w:pPr>
        <w:pStyle w:val="Normal1"/>
        <w:contextualSpacing w:val="0"/>
        <w:rPr>
          <w:b/>
          <w:sz w:val="28"/>
        </w:rPr>
      </w:pPr>
    </w:p>
    <w:p w14:paraId="45D2B91C" w14:textId="1133FEA3" w:rsidR="00800358" w:rsidRDefault="0033130B">
      <w:pPr>
        <w:pStyle w:val="Normal1"/>
        <w:contextualSpacing w:val="0"/>
        <w:rPr>
          <w:b/>
          <w:sz w:val="28"/>
        </w:rPr>
      </w:pPr>
      <w:r>
        <w:rPr>
          <w:b/>
          <w:noProof/>
          <w:sz w:val="28"/>
        </w:rPr>
        <mc:AlternateContent>
          <mc:Choice Requires="wps">
            <w:drawing>
              <wp:anchor distT="0" distB="0" distL="114300" distR="114300" simplePos="0" relativeHeight="251656704" behindDoc="0" locked="0" layoutInCell="1" allowOverlap="1" wp14:anchorId="056389B1" wp14:editId="60AB92CF">
                <wp:simplePos x="0" y="0"/>
                <wp:positionH relativeFrom="column">
                  <wp:posOffset>2743200</wp:posOffset>
                </wp:positionH>
                <wp:positionV relativeFrom="paragraph">
                  <wp:posOffset>-703580</wp:posOffset>
                </wp:positionV>
                <wp:extent cx="114300" cy="571500"/>
                <wp:effectExtent l="0" t="0" r="0" b="0"/>
                <wp:wrapTight wrapText="bothSides">
                  <wp:wrapPolygon edited="0">
                    <wp:start x="0" y="0"/>
                    <wp:lineTo x="21600" y="0"/>
                    <wp:lineTo x="21600" y="21600"/>
                    <wp:lineTo x="0" y="21600"/>
                    <wp:lineTo x="0" y="0"/>
                  </wp:wrapPolygon>
                </wp:wrapTigh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4300" cy="5715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C0D4D46" w14:textId="77777777" w:rsidR="00777653" w:rsidRDefault="00777653"/>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389B1" id="Text Box 8" o:spid="_x0000_s1036" type="#_x0000_t202" style="position:absolute;margin-left:3in;margin-top:-55.4pt;width:9pt;height: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" filled="f" stroked="f">
                <v:textbox inset=",7.2pt,,7.2pt">
                  <w:txbxContent>
                    <w:p w14:paraId="1C0D4D46" w14:textId="77777777" w:rsidR="00777653" w:rsidRDefault="00777653"/>
                  </w:txbxContent>
                </v:textbox>
                <w10:wrap type="tight"/>
              </v:shape>
            </w:pict>
          </mc:Fallback>
        </mc:AlternateContent>
      </w:r>
      <w:r w:rsidR="00B45195">
        <w:rPr>
          <w:b/>
          <w:sz w:val="28"/>
        </w:rPr>
        <w:t>References</w:t>
      </w:r>
    </w:p>
    <w:p w14:paraId="40144F2C" w14:textId="77777777" w:rsidR="00B77860" w:rsidRDefault="007B6DD5">
      <w:pPr>
        <w:pStyle w:val="Normal1"/>
        <w:contextualSpacing w:val="0"/>
        <w:rPr>
          <w:rFonts w:ascii="Times" w:hAnsi="Times"/>
          <w:sz w:val="24"/>
        </w:rPr>
      </w:pPr>
      <w:r>
        <w:rPr>
          <w:rFonts w:ascii="Times" w:hAnsi="Times"/>
          <w:sz w:val="24"/>
          <w:highlight w:val="cyan"/>
        </w:rPr>
        <w:t>Add</w:t>
      </w:r>
      <w:r w:rsidRPr="007B6DD5">
        <w:rPr>
          <w:rFonts w:ascii="Times" w:hAnsi="Times"/>
          <w:sz w:val="24"/>
          <w:highlight w:val="cyan"/>
        </w:rPr>
        <w:t xml:space="preserve"> your </w:t>
      </w:r>
      <w:r>
        <w:rPr>
          <w:rFonts w:ascii="Times" w:hAnsi="Times"/>
          <w:sz w:val="24"/>
          <w:highlight w:val="cyan"/>
        </w:rPr>
        <w:t>references</w:t>
      </w:r>
      <w:r w:rsidRPr="007B6DD5">
        <w:rPr>
          <w:rFonts w:ascii="Times" w:hAnsi="Times"/>
          <w:sz w:val="24"/>
          <w:highlight w:val="cyan"/>
        </w:rPr>
        <w:t xml:space="preserve"> here.</w:t>
      </w:r>
    </w:p>
    <w:p w14:paraId="62BCF2FD" w14:textId="1FB6470B" w:rsidR="00E725D5" w:rsidRDefault="00E725D5">
      <w:pPr>
        <w:pStyle w:val="Normal1"/>
        <w:contextualSpacing w:val="0"/>
        <w:rPr>
          <w:b/>
          <w:bCs/>
          <w:sz w:val="28"/>
          <w:szCs w:val="28"/>
        </w:rPr>
      </w:pPr>
    </w:p>
    <w:p w14:paraId="002B5312" w14:textId="77777777" w:rsidR="009816B6" w:rsidRDefault="009816B6" w:rsidP="009816B6">
      <w:pPr>
        <w:pStyle w:val="Normal1"/>
        <w:rPr>
          <w:b/>
          <w:bCs/>
          <w:sz w:val="28"/>
          <w:szCs w:val="28"/>
        </w:rPr>
      </w:pPr>
      <w:r>
        <w:rPr>
          <w:b/>
          <w:bCs/>
          <w:sz w:val="28"/>
          <w:szCs w:val="28"/>
        </w:rPr>
        <w:t>Figures and tables</w:t>
      </w:r>
    </w:p>
    <w:p w14:paraId="191E80E1" w14:textId="1060B77A" w:rsidR="009816B6" w:rsidRDefault="009816B6" w:rsidP="009816B6">
      <w:pPr>
        <w:pStyle w:val="Normal1"/>
        <w:numPr>
          <w:ilvl w:val="0"/>
          <w:numId w:val="8"/>
        </w:numPr>
        <w:rPr>
          <w:sz w:val="28"/>
          <w:szCs w:val="28"/>
        </w:rPr>
      </w:pPr>
      <w:r>
        <w:rPr>
          <w:rFonts w:ascii="Times New Roman" w:hAnsi="Times New Roman" w:cs="Times New Roman"/>
          <w:sz w:val="24"/>
          <w:szCs w:val="24"/>
        </w:rPr>
        <w:t>We need figures to visualize the following: Tank types, experimental setup, results of systematic search</w:t>
      </w:r>
      <w:r>
        <w:rPr>
          <w:sz w:val="28"/>
          <w:szCs w:val="28"/>
        </w:rPr>
        <w:t xml:space="preserve">, </w:t>
      </w:r>
      <w:del w:id="358" w:author="Hamza Anwer" w:date="2020-07-24T14:30:00Z">
        <w:r w:rsidDel="004875CB">
          <w:rPr>
            <w:rFonts w:ascii="Times New Roman" w:hAnsi="Times New Roman" w:cs="Times New Roman"/>
            <w:sz w:val="24"/>
            <w:szCs w:val="24"/>
          </w:rPr>
          <w:delText>mean tank dimensions</w:delText>
        </w:r>
        <w:r w:rsidDel="004875CB">
          <w:rPr>
            <w:sz w:val="28"/>
            <w:szCs w:val="28"/>
          </w:rPr>
          <w:delText xml:space="preserve">, </w:delText>
        </w:r>
      </w:del>
      <w:r>
        <w:rPr>
          <w:rFonts w:ascii="Times New Roman" w:hAnsi="Times New Roman" w:cs="Times New Roman"/>
          <w:sz w:val="24"/>
          <w:szCs w:val="24"/>
        </w:rPr>
        <w:t>repeatability results for overall analysis and sex analysis, violin plots to display raw data of parameters analyzed (with sex differences, error)</w:t>
      </w:r>
    </w:p>
    <w:p w14:paraId="4242F914" w14:textId="38356420" w:rsidR="009816B6" w:rsidRPr="00D46CEA" w:rsidRDefault="009816B6" w:rsidP="009816B6">
      <w:pPr>
        <w:pStyle w:val="Normal1"/>
        <w:numPr>
          <w:ilvl w:val="0"/>
          <w:numId w:val="8"/>
        </w:numPr>
        <w:rPr>
          <w:sz w:val="28"/>
          <w:szCs w:val="28"/>
        </w:rPr>
      </w:pPr>
      <w:r>
        <w:rPr>
          <w:rFonts w:ascii="Times New Roman" w:hAnsi="Times New Roman" w:cs="Times New Roman"/>
          <w:sz w:val="24"/>
          <w:szCs w:val="24"/>
        </w:rPr>
        <w:t>We need a table to summarize repeatability results of both overall analysis and sex analysis; as well as summaries of parameter results</w:t>
      </w:r>
    </w:p>
    <w:p w14:paraId="734EF454" w14:textId="745961AC" w:rsidR="007E6F70" w:rsidRPr="00D46CEA" w:rsidRDefault="007E6F70" w:rsidP="009816B6">
      <w:pPr>
        <w:pStyle w:val="Normal1"/>
        <w:numPr>
          <w:ilvl w:val="0"/>
          <w:numId w:val="8"/>
        </w:numPr>
        <w:rPr>
          <w:sz w:val="28"/>
          <w:szCs w:val="28"/>
        </w:rPr>
      </w:pPr>
      <w:r>
        <w:rPr>
          <w:rFonts w:ascii="Times New Roman" w:hAnsi="Times New Roman" w:cs="Times New Roman"/>
          <w:sz w:val="24"/>
          <w:szCs w:val="24"/>
        </w:rPr>
        <w:lastRenderedPageBreak/>
        <w:t>TABLE 1) SUMMARY OF REPEATABILITY RESULTS FOR BOTH OVERALL AND SEX ANALYSIS</w:t>
      </w:r>
    </w:p>
    <w:p w14:paraId="2404F48E" w14:textId="0020135E" w:rsidR="007E6F70" w:rsidRDefault="007E6F70" w:rsidP="009816B6">
      <w:pPr>
        <w:pStyle w:val="Normal1"/>
        <w:numPr>
          <w:ilvl w:val="0"/>
          <w:numId w:val="8"/>
        </w:numPr>
        <w:rPr>
          <w:sz w:val="28"/>
          <w:szCs w:val="28"/>
        </w:rPr>
      </w:pPr>
      <w:r>
        <w:rPr>
          <w:rFonts w:ascii="Times New Roman" w:hAnsi="Times New Roman" w:cs="Times New Roman"/>
          <w:sz w:val="24"/>
          <w:szCs w:val="24"/>
        </w:rPr>
        <w:t>TABLE 2) SUMMARY OF PARAMETER RESULTS</w:t>
      </w:r>
    </w:p>
    <w:p w14:paraId="1E5A4519" w14:textId="77777777" w:rsidR="009816B6" w:rsidRDefault="009816B6" w:rsidP="009816B6">
      <w:pPr>
        <w:pStyle w:val="Normal1"/>
        <w:rPr>
          <w:rFonts w:ascii="Times New Roman" w:hAnsi="Times New Roman" w:cs="Times New Roman"/>
          <w:sz w:val="24"/>
          <w:szCs w:val="24"/>
        </w:rPr>
      </w:pPr>
    </w:p>
    <w:p w14:paraId="08198B0E" w14:textId="5A5ECF1B" w:rsidR="009816B6" w:rsidRDefault="009816B6" w:rsidP="009816B6">
      <w:pPr>
        <w:pStyle w:val="Normal1"/>
        <w:rPr>
          <w:rFonts w:ascii="Times New Roman" w:hAnsi="Times New Roman" w:cs="Times New Roman"/>
          <w:sz w:val="24"/>
          <w:szCs w:val="24"/>
        </w:rPr>
      </w:pPr>
      <w:del w:id="359" w:author="Hamza Anwer" w:date="2020-07-29T13:21:00Z">
        <w:r w:rsidDel="008A2D19">
          <w:rPr>
            <w:rFonts w:ascii="Times New Roman" w:hAnsi="Times New Roman" w:cs="Times New Roman"/>
            <w:noProof/>
            <w:sz w:val="24"/>
            <w:szCs w:val="24"/>
          </w:rPr>
          <w:drawing>
            <wp:inline distT="0" distB="0" distL="0" distR="0" wp14:anchorId="14A4A3DE" wp14:editId="023C13C9">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del>
    </w:p>
    <w:p w14:paraId="56F849B0" w14:textId="13501FB8" w:rsidR="009816B6" w:rsidDel="008A2D19" w:rsidRDefault="009816B6" w:rsidP="009816B6">
      <w:pPr>
        <w:pStyle w:val="Normal1"/>
        <w:rPr>
          <w:del w:id="360" w:author="Hamza Anwer" w:date="2020-07-29T13:21:00Z"/>
          <w:rFonts w:ascii="Times New Roman" w:hAnsi="Times New Roman" w:cs="Times New Roman"/>
          <w:sz w:val="24"/>
          <w:szCs w:val="24"/>
        </w:rPr>
      </w:pPr>
      <w:del w:id="361" w:author="Hamza Anwer" w:date="2020-07-29T13:21:00Z">
        <w:r w:rsidDel="008A2D19">
          <w:rPr>
            <w:rFonts w:ascii="Times New Roman" w:hAnsi="Times New Roman" w:cs="Times New Roman"/>
            <w:sz w:val="24"/>
            <w:szCs w:val="24"/>
          </w:rPr>
          <w:delText xml:space="preserve">Figure 1) </w:delText>
        </w:r>
      </w:del>
    </w:p>
    <w:p w14:paraId="0E2FC839" w14:textId="03DD905E" w:rsidR="009816B6" w:rsidDel="008A2D19" w:rsidRDefault="009816B6" w:rsidP="009816B6">
      <w:pPr>
        <w:pStyle w:val="Normal1"/>
        <w:rPr>
          <w:del w:id="362" w:author="Hamza Anwer" w:date="2020-07-29T13:21:00Z"/>
          <w:rFonts w:ascii="Times New Roman" w:hAnsi="Times New Roman" w:cs="Times New Roman"/>
          <w:sz w:val="24"/>
          <w:szCs w:val="24"/>
        </w:rPr>
      </w:pPr>
    </w:p>
    <w:p w14:paraId="5A20D9AB" w14:textId="65F8144D" w:rsidR="009816B6" w:rsidDel="008A2D19" w:rsidRDefault="009816B6" w:rsidP="009816B6">
      <w:pPr>
        <w:pStyle w:val="Normal1"/>
        <w:rPr>
          <w:del w:id="363" w:author="Hamza Anwer" w:date="2020-07-29T13:21:00Z"/>
          <w:rFonts w:ascii="Times New Roman" w:hAnsi="Times New Roman" w:cs="Times New Roman"/>
          <w:sz w:val="24"/>
          <w:szCs w:val="24"/>
        </w:rPr>
      </w:pPr>
      <w:del w:id="364" w:author="Hamza Anwer" w:date="2020-07-29T13:21:00Z">
        <w:r w:rsidDel="008A2D19">
          <w:rPr>
            <w:rFonts w:ascii="Times New Roman" w:hAnsi="Times New Roman" w:cs="Times New Roman"/>
            <w:noProof/>
            <w:sz w:val="24"/>
            <w:szCs w:val="24"/>
          </w:rPr>
          <w:drawing>
            <wp:inline distT="0" distB="0" distL="0" distR="0" wp14:anchorId="0B2F3A24" wp14:editId="2C36062F">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del>
    </w:p>
    <w:p w14:paraId="394B6058" w14:textId="39646D43" w:rsidR="009816B6" w:rsidDel="008A2D19" w:rsidRDefault="009816B6" w:rsidP="009816B6">
      <w:pPr>
        <w:pStyle w:val="Normal1"/>
        <w:rPr>
          <w:del w:id="365" w:author="Hamza Anwer" w:date="2020-07-29T13:21:00Z"/>
          <w:rFonts w:ascii="Times New Roman" w:hAnsi="Times New Roman" w:cs="Times New Roman"/>
          <w:sz w:val="24"/>
          <w:szCs w:val="24"/>
        </w:rPr>
      </w:pPr>
      <w:del w:id="366" w:author="Hamza Anwer" w:date="2020-07-29T13:21:00Z">
        <w:r w:rsidDel="008A2D19">
          <w:rPr>
            <w:rFonts w:ascii="Times New Roman" w:hAnsi="Times New Roman" w:cs="Times New Roman"/>
            <w:sz w:val="24"/>
            <w:szCs w:val="24"/>
          </w:rPr>
          <w:delText>Figure 2)</w:delText>
        </w:r>
      </w:del>
    </w:p>
    <w:p w14:paraId="1BBBE70A" w14:textId="5CC07D7A" w:rsidR="009816B6" w:rsidDel="008A2D19" w:rsidRDefault="009816B6" w:rsidP="009816B6">
      <w:pPr>
        <w:pStyle w:val="Normal1"/>
        <w:rPr>
          <w:del w:id="367" w:author="Hamza Anwer" w:date="2020-07-29T13:21:00Z"/>
          <w:rFonts w:ascii="Times New Roman" w:hAnsi="Times New Roman" w:cs="Times New Roman"/>
          <w:sz w:val="24"/>
          <w:szCs w:val="24"/>
        </w:rPr>
      </w:pPr>
      <w:del w:id="368" w:author="Hamza Anwer" w:date="2020-07-29T13:21:00Z">
        <w:r w:rsidDel="008A2D19">
          <w:rPr>
            <w:rFonts w:ascii="Times New Roman" w:hAnsi="Times New Roman" w:cs="Times New Roman"/>
            <w:noProof/>
            <w:sz w:val="24"/>
            <w:szCs w:val="24"/>
          </w:rPr>
          <w:lastRenderedPageBreak/>
          <w:drawing>
            <wp:inline distT="0" distB="0" distL="0" distR="0" wp14:anchorId="2DD63D4A" wp14:editId="766D0BF8">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del>
    </w:p>
    <w:p w14:paraId="129B20A9" w14:textId="49CD738E" w:rsidR="009816B6" w:rsidDel="008A2D19" w:rsidRDefault="009816B6" w:rsidP="009816B6">
      <w:pPr>
        <w:pStyle w:val="Normal1"/>
        <w:rPr>
          <w:del w:id="369" w:author="Hamza Anwer" w:date="2020-07-29T13:21:00Z"/>
          <w:rFonts w:ascii="Times New Roman" w:hAnsi="Times New Roman" w:cs="Times New Roman"/>
          <w:sz w:val="24"/>
          <w:szCs w:val="24"/>
        </w:rPr>
      </w:pPr>
      <w:del w:id="370" w:author="Hamza Anwer" w:date="2020-07-29T13:21:00Z">
        <w:r w:rsidDel="008A2D19">
          <w:rPr>
            <w:rFonts w:ascii="Times New Roman" w:hAnsi="Times New Roman" w:cs="Times New Roman"/>
            <w:sz w:val="24"/>
            <w:szCs w:val="24"/>
          </w:rPr>
          <w:delText>Figure 3)</w:delText>
        </w:r>
      </w:del>
    </w:p>
    <w:p w14:paraId="6440A572" w14:textId="77777777" w:rsidR="009816B6" w:rsidRDefault="009816B6" w:rsidP="009816B6">
      <w:pPr>
        <w:pStyle w:val="Normal1"/>
        <w:rPr>
          <w:rFonts w:ascii="Times New Roman" w:hAnsi="Times New Roman" w:cs="Times New Roman"/>
          <w:sz w:val="24"/>
          <w:szCs w:val="24"/>
        </w:rPr>
      </w:pPr>
    </w:p>
    <w:p w14:paraId="1F17ED25" w14:textId="06F8AEE0" w:rsidR="009816B6" w:rsidRDefault="00FE1BBA" w:rsidP="009816B6">
      <w:pPr>
        <w:pStyle w:val="Normal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597E13" wp14:editId="5C137D8A">
            <wp:extent cx="5943600" cy="36690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view.jpeg"/>
                    <pic:cNvPicPr/>
                  </pic:nvPicPr>
                  <pic:blipFill>
                    <a:blip r:embed="rId26"/>
                    <a:stretch>
                      <a:fillRect/>
                    </a:stretch>
                  </pic:blipFill>
                  <pic:spPr>
                    <a:xfrm>
                      <a:off x="0" y="0"/>
                      <a:ext cx="5943600" cy="3669030"/>
                    </a:xfrm>
                    <a:prstGeom prst="rect">
                      <a:avLst/>
                    </a:prstGeom>
                  </pic:spPr>
                </pic:pic>
              </a:graphicData>
            </a:graphic>
          </wp:inline>
        </w:drawing>
      </w:r>
    </w:p>
    <w:p w14:paraId="73F1590A" w14:textId="77777777" w:rsidR="009816B6" w:rsidRDefault="009816B6" w:rsidP="009816B6">
      <w:pPr>
        <w:pStyle w:val="Normal1"/>
        <w:rPr>
          <w:rFonts w:ascii="Times New Roman" w:hAnsi="Times New Roman" w:cs="Times New Roman"/>
          <w:sz w:val="24"/>
          <w:szCs w:val="24"/>
        </w:rPr>
      </w:pPr>
      <w:commentRangeStart w:id="371"/>
      <w:r>
        <w:rPr>
          <w:rFonts w:ascii="Times New Roman" w:hAnsi="Times New Roman" w:cs="Times New Roman"/>
          <w:sz w:val="24"/>
          <w:szCs w:val="24"/>
        </w:rPr>
        <w:t>Figure</w:t>
      </w:r>
      <w:commentRangeEnd w:id="371"/>
      <w:r w:rsidR="00B96F4E">
        <w:rPr>
          <w:rStyle w:val="CommentReference"/>
        </w:rPr>
        <w:commentReference w:id="371"/>
      </w:r>
      <w:r>
        <w:rPr>
          <w:rFonts w:ascii="Times New Roman" w:hAnsi="Times New Roman" w:cs="Times New Roman"/>
          <w:sz w:val="24"/>
          <w:szCs w:val="24"/>
        </w:rPr>
        <w:t xml:space="preserve"> 4) </w:t>
      </w:r>
    </w:p>
    <w:p w14:paraId="0CF1C21B" w14:textId="77777777" w:rsidR="009816B6" w:rsidRDefault="009816B6" w:rsidP="009816B6">
      <w:pPr>
        <w:pStyle w:val="Normal1"/>
        <w:rPr>
          <w:rFonts w:ascii="Times New Roman" w:hAnsi="Times New Roman" w:cs="Times New Roman"/>
          <w:sz w:val="24"/>
          <w:szCs w:val="24"/>
        </w:rPr>
      </w:pPr>
    </w:p>
    <w:p w14:paraId="31B047D2" w14:textId="2B453A9B" w:rsidR="009816B6" w:rsidRDefault="009816B6" w:rsidP="009816B6">
      <w:pPr>
        <w:pStyle w:val="Normal1"/>
        <w:rPr>
          <w:rFonts w:ascii="Times New Roman" w:hAnsi="Times New Roman" w:cs="Times New Roman"/>
          <w:sz w:val="24"/>
          <w:szCs w:val="24"/>
        </w:rPr>
      </w:pPr>
    </w:p>
    <w:p w14:paraId="4D9B89B1" w14:textId="19D66B57" w:rsidR="00711284" w:rsidRDefault="00711284" w:rsidP="009816B6">
      <w:pPr>
        <w:pStyle w:val="Normal1"/>
        <w:rPr>
          <w:rFonts w:ascii="Times New Roman" w:hAnsi="Times New Roman" w:cs="Times New Roman"/>
          <w:sz w:val="24"/>
          <w:szCs w:val="24"/>
        </w:rPr>
      </w:pPr>
    </w:p>
    <w:p w14:paraId="51E0B7BB" w14:textId="7986389A" w:rsidR="00711284" w:rsidRDefault="00711284" w:rsidP="009816B6">
      <w:pPr>
        <w:pStyle w:val="Normal1"/>
        <w:rPr>
          <w:rFonts w:ascii="Times New Roman" w:hAnsi="Times New Roman" w:cs="Times New Roman"/>
          <w:sz w:val="24"/>
          <w:szCs w:val="24"/>
        </w:rPr>
      </w:pPr>
      <w:r w:rsidRPr="00711284">
        <w:rPr>
          <w:noProof/>
        </w:rPr>
        <w:drawing>
          <wp:inline distT="0" distB="0" distL="0" distR="0" wp14:anchorId="452BAFE2" wp14:editId="1653081E">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57700"/>
                    </a:xfrm>
                    <a:prstGeom prst="rect">
                      <a:avLst/>
                    </a:prstGeom>
                  </pic:spPr>
                </pic:pic>
              </a:graphicData>
            </a:graphic>
          </wp:inline>
        </w:drawing>
      </w:r>
    </w:p>
    <w:p w14:paraId="2D366495" w14:textId="62C833CC" w:rsidR="00711284" w:rsidRDefault="00711284" w:rsidP="009816B6">
      <w:pPr>
        <w:pStyle w:val="Normal1"/>
        <w:rPr>
          <w:rFonts w:ascii="Times New Roman" w:hAnsi="Times New Roman" w:cs="Times New Roman"/>
          <w:sz w:val="24"/>
          <w:szCs w:val="24"/>
        </w:rPr>
      </w:pPr>
      <w:commentRangeStart w:id="372"/>
      <w:r>
        <w:rPr>
          <w:rFonts w:ascii="Times New Roman" w:hAnsi="Times New Roman" w:cs="Times New Roman"/>
          <w:sz w:val="24"/>
          <w:szCs w:val="24"/>
        </w:rPr>
        <w:t>Figure</w:t>
      </w:r>
      <w:commentRangeEnd w:id="372"/>
      <w:r w:rsidR="00B1766A">
        <w:rPr>
          <w:rStyle w:val="CommentReference"/>
        </w:rPr>
        <w:commentReference w:id="372"/>
      </w:r>
      <w:r>
        <w:rPr>
          <w:rFonts w:ascii="Times New Roman" w:hAnsi="Times New Roman" w:cs="Times New Roman"/>
          <w:sz w:val="24"/>
          <w:szCs w:val="24"/>
        </w:rPr>
        <w:t xml:space="preserve"> </w:t>
      </w:r>
      <w:r w:rsidR="00FE1BBA">
        <w:rPr>
          <w:rFonts w:ascii="Times New Roman" w:hAnsi="Times New Roman" w:cs="Times New Roman"/>
          <w:sz w:val="24"/>
          <w:szCs w:val="24"/>
        </w:rPr>
        <w:t>5</w:t>
      </w:r>
      <w:r>
        <w:rPr>
          <w:rFonts w:ascii="Times New Roman" w:hAnsi="Times New Roman" w:cs="Times New Roman"/>
          <w:sz w:val="24"/>
          <w:szCs w:val="24"/>
        </w:rPr>
        <w:t>)</w:t>
      </w:r>
    </w:p>
    <w:p w14:paraId="3577FD70" w14:textId="0BCF4685" w:rsidR="00FE1BBA" w:rsidRDefault="00FE1BBA" w:rsidP="009816B6">
      <w:pPr>
        <w:pStyle w:val="Normal1"/>
        <w:rPr>
          <w:rFonts w:ascii="Times New Roman" w:hAnsi="Times New Roman" w:cs="Times New Roman"/>
          <w:sz w:val="24"/>
          <w:szCs w:val="24"/>
        </w:rPr>
      </w:pPr>
    </w:p>
    <w:p w14:paraId="29D101A2" w14:textId="2F140941" w:rsidR="00FE1BBA" w:rsidRDefault="00FE1BBA" w:rsidP="009816B6">
      <w:pPr>
        <w:pStyle w:val="Normal1"/>
        <w:rPr>
          <w:ins w:id="373" w:author="Hamza Anwer" w:date="2020-07-29T15:32:00Z"/>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D100CF" wp14:editId="4690D256">
            <wp:extent cx="5943600" cy="36690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verall_plot.jpeg"/>
                    <pic:cNvPicPr/>
                  </pic:nvPicPr>
                  <pic:blipFill>
                    <a:blip r:embed="rId28"/>
                    <a:stretch>
                      <a:fillRect/>
                    </a:stretch>
                  </pic:blipFill>
                  <pic:spPr>
                    <a:xfrm>
                      <a:off x="0" y="0"/>
                      <a:ext cx="5943600" cy="3669030"/>
                    </a:xfrm>
                    <a:prstGeom prst="rect">
                      <a:avLst/>
                    </a:prstGeom>
                  </pic:spPr>
                </pic:pic>
              </a:graphicData>
            </a:graphic>
          </wp:inline>
        </w:drawing>
      </w:r>
    </w:p>
    <w:p w14:paraId="2EB3D58F" w14:textId="0DE1AEF2" w:rsidR="00E44481" w:rsidRDefault="00E44481" w:rsidP="009816B6">
      <w:pPr>
        <w:pStyle w:val="Normal1"/>
        <w:rPr>
          <w:ins w:id="374" w:author="Hamza Anwer" w:date="2020-07-29T15:32:00Z"/>
          <w:rFonts w:ascii="Times New Roman" w:hAnsi="Times New Roman" w:cs="Times New Roman"/>
          <w:sz w:val="24"/>
          <w:szCs w:val="24"/>
        </w:rPr>
      </w:pPr>
      <w:ins w:id="375" w:author="Hamza Anwer" w:date="2020-07-29T15:32:00Z">
        <w:r>
          <w:rPr>
            <w:rFonts w:ascii="Times New Roman" w:hAnsi="Times New Roman" w:cs="Times New Roman"/>
            <w:sz w:val="24"/>
            <w:szCs w:val="24"/>
          </w:rPr>
          <w:t>OR</w:t>
        </w:r>
      </w:ins>
    </w:p>
    <w:p w14:paraId="26013376" w14:textId="413F81B0" w:rsidR="00E44481" w:rsidRDefault="00E44481" w:rsidP="009816B6">
      <w:pPr>
        <w:pStyle w:val="Normal1"/>
        <w:rPr>
          <w:rFonts w:ascii="Times New Roman" w:hAnsi="Times New Roman" w:cs="Times New Roman"/>
          <w:sz w:val="24"/>
          <w:szCs w:val="24"/>
        </w:rPr>
      </w:pPr>
      <w:ins w:id="376" w:author="Hamza Anwer" w:date="2020-07-29T15:32:00Z">
        <w:r w:rsidRPr="00E44481">
          <w:rPr>
            <w:noProof/>
          </w:rPr>
          <w:drawing>
            <wp:inline distT="0" distB="0" distL="0" distR="0" wp14:anchorId="3C5F2025" wp14:editId="4D092149">
              <wp:extent cx="5943600" cy="36683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68395"/>
                      </a:xfrm>
                      <a:prstGeom prst="rect">
                        <a:avLst/>
                      </a:prstGeom>
                    </pic:spPr>
                  </pic:pic>
                </a:graphicData>
              </a:graphic>
            </wp:inline>
          </w:drawing>
        </w:r>
      </w:ins>
    </w:p>
    <w:p w14:paraId="6F63D205" w14:textId="7D9124EA" w:rsidR="00FE1BBA" w:rsidRDefault="00FE1BBA" w:rsidP="009816B6">
      <w:pPr>
        <w:pStyle w:val="Normal1"/>
        <w:rPr>
          <w:ins w:id="377" w:author="Hamza Anwer" w:date="2020-07-24T14:21:00Z"/>
          <w:rFonts w:ascii="Times New Roman" w:hAnsi="Times New Roman" w:cs="Times New Roman"/>
          <w:sz w:val="24"/>
          <w:szCs w:val="24"/>
        </w:rPr>
      </w:pPr>
      <w:commentRangeStart w:id="378"/>
      <w:r>
        <w:rPr>
          <w:rFonts w:ascii="Times New Roman" w:hAnsi="Times New Roman" w:cs="Times New Roman"/>
          <w:sz w:val="24"/>
          <w:szCs w:val="24"/>
        </w:rPr>
        <w:t>Figure</w:t>
      </w:r>
      <w:commentRangeEnd w:id="378"/>
      <w:r w:rsidR="00553CA4">
        <w:rPr>
          <w:rStyle w:val="CommentReference"/>
        </w:rPr>
        <w:commentReference w:id="378"/>
      </w:r>
      <w:r>
        <w:rPr>
          <w:rFonts w:ascii="Times New Roman" w:hAnsi="Times New Roman" w:cs="Times New Roman"/>
          <w:sz w:val="24"/>
          <w:szCs w:val="24"/>
        </w:rPr>
        <w:t xml:space="preserve"> 6) </w:t>
      </w:r>
    </w:p>
    <w:p w14:paraId="44420F7B" w14:textId="78ED5FCA" w:rsidR="00222605" w:rsidRDefault="00222605" w:rsidP="009816B6">
      <w:pPr>
        <w:pStyle w:val="Normal1"/>
        <w:rPr>
          <w:ins w:id="379" w:author="Hamza Anwer" w:date="2020-07-24T14:21:00Z"/>
          <w:rFonts w:ascii="Times New Roman" w:hAnsi="Times New Roman" w:cs="Times New Roman"/>
          <w:sz w:val="24"/>
          <w:szCs w:val="24"/>
        </w:rPr>
      </w:pPr>
    </w:p>
    <w:p w14:paraId="4580B51B" w14:textId="13D7F809" w:rsidR="00222605" w:rsidRDefault="00222605" w:rsidP="009816B6">
      <w:pPr>
        <w:pStyle w:val="Normal1"/>
        <w:rPr>
          <w:ins w:id="380" w:author="Hamza Anwer" w:date="2020-07-24T14:21:00Z"/>
          <w:rFonts w:ascii="Times New Roman" w:hAnsi="Times New Roman" w:cs="Times New Roman"/>
          <w:sz w:val="24"/>
          <w:szCs w:val="24"/>
        </w:rPr>
      </w:pPr>
      <w:ins w:id="381" w:author="Hamza Anwer" w:date="2020-07-24T14:21:00Z">
        <w:r>
          <w:rPr>
            <w:noProof/>
          </w:rPr>
          <w:lastRenderedPageBreak/>
          <w:drawing>
            <wp:inline distT="0" distB="0" distL="0" distR="0" wp14:anchorId="03AC3FA5" wp14:editId="2C1CD86A">
              <wp:extent cx="5943600" cy="594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43754C6C" w14:textId="6556E133" w:rsidR="00222605" w:rsidRDefault="00222605" w:rsidP="009816B6">
      <w:pPr>
        <w:pStyle w:val="Normal1"/>
        <w:rPr>
          <w:rFonts w:ascii="Times New Roman" w:hAnsi="Times New Roman" w:cs="Times New Roman"/>
          <w:sz w:val="24"/>
          <w:szCs w:val="24"/>
        </w:rPr>
      </w:pPr>
      <w:commentRangeStart w:id="382"/>
      <w:ins w:id="383" w:author="Hamza Anwer" w:date="2020-07-24T14:21:00Z">
        <w:r>
          <w:rPr>
            <w:rFonts w:ascii="Times New Roman" w:hAnsi="Times New Roman" w:cs="Times New Roman"/>
            <w:sz w:val="24"/>
            <w:szCs w:val="24"/>
          </w:rPr>
          <w:t>Figure</w:t>
        </w:r>
      </w:ins>
      <w:commentRangeEnd w:id="382"/>
      <w:ins w:id="384" w:author="Hamza Anwer" w:date="2020-07-24T14:25:00Z">
        <w:r w:rsidR="00D9626A">
          <w:rPr>
            <w:rStyle w:val="CommentReference"/>
          </w:rPr>
          <w:commentReference w:id="382"/>
        </w:r>
      </w:ins>
      <w:ins w:id="385" w:author="Hamza Anwer" w:date="2020-07-24T14:21:00Z">
        <w:r>
          <w:rPr>
            <w:rFonts w:ascii="Times New Roman" w:hAnsi="Times New Roman" w:cs="Times New Roman"/>
            <w:sz w:val="24"/>
            <w:szCs w:val="24"/>
          </w:rPr>
          <w:t xml:space="preserve"> 7)</w:t>
        </w:r>
      </w:ins>
    </w:p>
    <w:p w14:paraId="2F4FAAFB" w14:textId="77777777" w:rsidR="009816B6" w:rsidRDefault="009816B6" w:rsidP="009816B6">
      <w:pPr>
        <w:pStyle w:val="Normal1"/>
        <w:rPr>
          <w:sz w:val="28"/>
          <w:szCs w:val="28"/>
        </w:rPr>
      </w:pPr>
    </w:p>
    <w:p w14:paraId="1E5F295D" w14:textId="77777777" w:rsidR="009816B6" w:rsidRDefault="009816B6" w:rsidP="009816B6">
      <w:pPr>
        <w:pStyle w:val="Normal1"/>
        <w:rPr>
          <w:b/>
          <w:bCs/>
          <w:sz w:val="28"/>
          <w:szCs w:val="28"/>
        </w:rPr>
      </w:pPr>
      <w:r>
        <w:rPr>
          <w:b/>
          <w:bCs/>
          <w:sz w:val="28"/>
          <w:szCs w:val="28"/>
        </w:rPr>
        <w:t>Supplementary Materials</w:t>
      </w:r>
    </w:p>
    <w:p w14:paraId="43C2A7E1" w14:textId="77777777" w:rsidR="009816B6" w:rsidRDefault="009816B6" w:rsidP="009816B6">
      <w:pPr>
        <w:pStyle w:val="Normal1"/>
        <w:numPr>
          <w:ilvl w:val="0"/>
          <w:numId w:val="8"/>
        </w:numPr>
        <w:rPr>
          <w:b/>
          <w:bCs/>
          <w:sz w:val="28"/>
          <w:szCs w:val="28"/>
        </w:rPr>
      </w:pPr>
      <w:r>
        <w:rPr>
          <w:rFonts w:ascii="Times" w:hAnsi="Times"/>
          <w:sz w:val="24"/>
        </w:rPr>
        <w:t>Will add protocols for anxiety assay and Ethovision assay</w:t>
      </w:r>
    </w:p>
    <w:p w14:paraId="1DAF4D70" w14:textId="7182B131" w:rsidR="009816B6" w:rsidRPr="00D46CEA" w:rsidRDefault="009816B6" w:rsidP="009816B6">
      <w:pPr>
        <w:pStyle w:val="Normal1"/>
        <w:numPr>
          <w:ilvl w:val="0"/>
          <w:numId w:val="8"/>
        </w:numPr>
        <w:rPr>
          <w:b/>
          <w:bCs/>
          <w:sz w:val="28"/>
          <w:szCs w:val="28"/>
        </w:rPr>
      </w:pPr>
      <w:r>
        <w:rPr>
          <w:rFonts w:ascii="Times" w:hAnsi="Times"/>
          <w:sz w:val="24"/>
        </w:rPr>
        <w:t>Need a table for the results of the systematic search</w:t>
      </w:r>
    </w:p>
    <w:p w14:paraId="3DD49AD0" w14:textId="2ABE7A01" w:rsidR="00DF7846" w:rsidRPr="00D46CEA" w:rsidRDefault="00DF7846" w:rsidP="009816B6">
      <w:pPr>
        <w:pStyle w:val="Normal1"/>
        <w:numPr>
          <w:ilvl w:val="0"/>
          <w:numId w:val="8"/>
        </w:numPr>
        <w:rPr>
          <w:b/>
          <w:bCs/>
          <w:sz w:val="28"/>
          <w:szCs w:val="28"/>
        </w:rPr>
      </w:pPr>
      <w:r>
        <w:rPr>
          <w:rFonts w:ascii="Times" w:hAnsi="Times"/>
          <w:sz w:val="24"/>
        </w:rPr>
        <w:t>Can add violin plots of other parameters</w:t>
      </w:r>
    </w:p>
    <w:p w14:paraId="685B5460" w14:textId="3EF6DB76" w:rsidR="00212DA1" w:rsidRPr="00D46CEA" w:rsidRDefault="00212DA1" w:rsidP="009816B6">
      <w:pPr>
        <w:pStyle w:val="Normal1"/>
        <w:numPr>
          <w:ilvl w:val="0"/>
          <w:numId w:val="8"/>
        </w:numPr>
        <w:rPr>
          <w:b/>
          <w:bCs/>
          <w:sz w:val="28"/>
          <w:szCs w:val="28"/>
        </w:rPr>
      </w:pPr>
      <w:r>
        <w:rPr>
          <w:rFonts w:ascii="Times" w:hAnsi="Times"/>
          <w:sz w:val="24"/>
        </w:rPr>
        <w:t>TABLE 1) Results of systematic survey</w:t>
      </w:r>
    </w:p>
    <w:p w14:paraId="1E62940F" w14:textId="2BDE5A6D" w:rsidR="009E1AD4" w:rsidRDefault="009E1AD4" w:rsidP="009E1AD4">
      <w:pPr>
        <w:pStyle w:val="Normal1"/>
        <w:rPr>
          <w:rFonts w:ascii="Times" w:hAnsi="Times"/>
          <w:sz w:val="24"/>
        </w:rPr>
      </w:pPr>
    </w:p>
    <w:p w14:paraId="0C3FDEE5" w14:textId="3205602F" w:rsidR="009E1AD4" w:rsidRDefault="009E1AD4" w:rsidP="009E1AD4">
      <w:pPr>
        <w:pStyle w:val="Normal1"/>
        <w:rPr>
          <w:b/>
          <w:bCs/>
          <w:sz w:val="28"/>
          <w:szCs w:val="28"/>
        </w:rPr>
      </w:pPr>
      <w:r>
        <w:rPr>
          <w:noProof/>
        </w:rPr>
        <w:lastRenderedPageBreak/>
        <w:drawing>
          <wp:inline distT="0" distB="0" distL="0" distR="0" wp14:anchorId="41AA4435" wp14:editId="3C0786BC">
            <wp:extent cx="4581525" cy="2752725"/>
            <wp:effectExtent l="0" t="0" r="9525" b="9525"/>
            <wp:docPr id="21" name="Chart 21">
              <a:extLst xmlns:a="http://schemas.openxmlformats.org/drawingml/2006/main">
                <a:ext uri="{FF2B5EF4-FFF2-40B4-BE49-F238E27FC236}">
                  <a16:creationId xmlns:a16="http://schemas.microsoft.com/office/drawing/2014/main" id="{BED1C1D6-886C-4B0C-B377-B266B1E1E8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347A97E" w14:textId="0CED3137" w:rsidR="009E1AD4" w:rsidRPr="00D46CEA" w:rsidRDefault="009E1AD4" w:rsidP="00D46CEA">
      <w:pPr>
        <w:pStyle w:val="Normal1"/>
        <w:rPr>
          <w:rFonts w:ascii="Times New Roman" w:hAnsi="Times New Roman" w:cs="Times New Roman"/>
          <w:sz w:val="24"/>
          <w:szCs w:val="24"/>
        </w:rPr>
      </w:pPr>
      <w:r w:rsidRPr="00D46CEA">
        <w:rPr>
          <w:rFonts w:ascii="Times New Roman" w:hAnsi="Times New Roman" w:cs="Times New Roman"/>
          <w:sz w:val="24"/>
          <w:szCs w:val="24"/>
        </w:rPr>
        <w:t>Figure 1)</w:t>
      </w:r>
    </w:p>
    <w:p w14:paraId="648E5450" w14:textId="0E3C54CE" w:rsidR="009E1AD4" w:rsidRDefault="009E1AD4" w:rsidP="009816B6">
      <w:pPr>
        <w:pStyle w:val="Normal1"/>
        <w:contextualSpacing w:val="0"/>
        <w:rPr>
          <w:b/>
          <w:bCs/>
          <w:sz w:val="28"/>
          <w:szCs w:val="28"/>
        </w:rPr>
      </w:pPr>
      <w:del w:id="386" w:author="Hamza Anwer" w:date="2020-07-24T14:21:00Z">
        <w:r w:rsidDel="00222605">
          <w:rPr>
            <w:b/>
            <w:bCs/>
            <w:noProof/>
            <w:sz w:val="28"/>
            <w:szCs w:val="28"/>
          </w:rPr>
          <w:drawing>
            <wp:inline distT="0" distB="0" distL="0" distR="0" wp14:anchorId="534B5919" wp14:editId="3B8E2945">
              <wp:extent cx="5943600" cy="36690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tra_param_plot_sex.jpeg"/>
                      <pic:cNvPicPr/>
                    </pic:nvPicPr>
                    <pic:blipFill>
                      <a:blip r:embed="rId32"/>
                      <a:stretch>
                        <a:fillRect/>
                      </a:stretch>
                    </pic:blipFill>
                    <pic:spPr>
                      <a:xfrm>
                        <a:off x="0" y="0"/>
                        <a:ext cx="5943600" cy="3669030"/>
                      </a:xfrm>
                      <a:prstGeom prst="rect">
                        <a:avLst/>
                      </a:prstGeom>
                    </pic:spPr>
                  </pic:pic>
                </a:graphicData>
              </a:graphic>
            </wp:inline>
          </w:drawing>
        </w:r>
      </w:del>
    </w:p>
    <w:p w14:paraId="4D773B17" w14:textId="413C1856" w:rsidR="009E1AD4" w:rsidRPr="00D46CEA" w:rsidDel="00222605" w:rsidRDefault="009E1AD4" w:rsidP="009816B6">
      <w:pPr>
        <w:pStyle w:val="Normal1"/>
        <w:contextualSpacing w:val="0"/>
        <w:rPr>
          <w:del w:id="387" w:author="Hamza Anwer" w:date="2020-07-24T14:21:00Z"/>
          <w:rFonts w:ascii="Times" w:hAnsi="Times" w:cs="Times"/>
          <w:sz w:val="24"/>
          <w:szCs w:val="24"/>
        </w:rPr>
      </w:pPr>
      <w:del w:id="388" w:author="Hamza Anwer" w:date="2020-07-24T14:21:00Z">
        <w:r w:rsidDel="00222605">
          <w:rPr>
            <w:rFonts w:ascii="Times" w:hAnsi="Times" w:cs="Times"/>
            <w:sz w:val="24"/>
            <w:szCs w:val="24"/>
          </w:rPr>
          <w:delText>Figure 2)</w:delText>
        </w:r>
      </w:del>
    </w:p>
    <w:p w14:paraId="750F89D1" w14:textId="77B6A23D" w:rsidR="004B321B" w:rsidRDefault="009E1AD4" w:rsidP="009816B6">
      <w:pPr>
        <w:pStyle w:val="Normal1"/>
        <w:rPr>
          <w:ins w:id="389" w:author="Hamza Anwer" w:date="2020-07-24T12:48:00Z"/>
          <w:rFonts w:ascii="Times New Roman" w:hAnsi="Times New Roman" w:cs="Times New Roman"/>
          <w:sz w:val="24"/>
          <w:szCs w:val="24"/>
        </w:rPr>
      </w:pPr>
      <w:del w:id="390" w:author="Hamza Anwer" w:date="2020-07-24T14:21:00Z">
        <w:r w:rsidDel="00222605">
          <w:rPr>
            <w:b/>
            <w:bCs/>
            <w:noProof/>
            <w:sz w:val="28"/>
            <w:szCs w:val="28"/>
          </w:rPr>
          <w:lastRenderedPageBreak/>
          <w:drawing>
            <wp:inline distT="0" distB="0" distL="0" distR="0" wp14:anchorId="085CD926" wp14:editId="4B32B3EF">
              <wp:extent cx="5943600" cy="36690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verall_plot_sex.jpeg"/>
                      <pic:cNvPicPr/>
                    </pic:nvPicPr>
                    <pic:blipFill>
                      <a:blip r:embed="rId33"/>
                      <a:stretch>
                        <a:fillRect/>
                      </a:stretch>
                    </pic:blipFill>
                    <pic:spPr>
                      <a:xfrm>
                        <a:off x="0" y="0"/>
                        <a:ext cx="5943600" cy="3669030"/>
                      </a:xfrm>
                      <a:prstGeom prst="rect">
                        <a:avLst/>
                      </a:prstGeom>
                    </pic:spPr>
                  </pic:pic>
                </a:graphicData>
              </a:graphic>
            </wp:inline>
          </w:drawing>
        </w:r>
        <w:r w:rsidRPr="00D46CEA" w:rsidDel="00222605">
          <w:rPr>
            <w:rFonts w:ascii="Times New Roman" w:hAnsi="Times New Roman" w:cs="Times New Roman"/>
            <w:sz w:val="24"/>
            <w:szCs w:val="24"/>
          </w:rPr>
          <w:delText>Figure 3)</w:delText>
        </w:r>
      </w:del>
    </w:p>
    <w:p w14:paraId="75131394" w14:textId="74EB35E8" w:rsidR="004B321B" w:rsidRPr="00D46CEA" w:rsidRDefault="00777D15" w:rsidP="009816B6">
      <w:pPr>
        <w:pStyle w:val="Normal1"/>
        <w:rPr>
          <w:rFonts w:ascii="Times New Roman" w:hAnsi="Times New Roman" w:cs="Times New Roman"/>
          <w:sz w:val="24"/>
          <w:szCs w:val="24"/>
        </w:rPr>
      </w:pPr>
      <w:ins w:id="391" w:author="Hamza Anwer" w:date="2020-07-24T12:48:00Z">
        <w:r>
          <w:rPr>
            <w:rFonts w:ascii="Times New Roman" w:hAnsi="Times New Roman" w:cs="Times New Roman"/>
            <w:sz w:val="24"/>
            <w:szCs w:val="24"/>
          </w:rPr>
          <w:t>OTHER VIOLIN PLOTS FROM OTHER PARAMETERS THAT AREN’T VERY CLEAN CAN GO HERE</w:t>
        </w:r>
      </w:ins>
      <w:ins w:id="392" w:author="Hamza Anwer" w:date="2020-07-24T12:50:00Z">
        <w:r w:rsidR="000E3B0A">
          <w:rPr>
            <w:rFonts w:ascii="Times New Roman" w:hAnsi="Times New Roman" w:cs="Times New Roman"/>
            <w:sz w:val="24"/>
            <w:szCs w:val="24"/>
          </w:rPr>
          <w:t xml:space="preserve"> ALSO</w:t>
        </w:r>
      </w:ins>
    </w:p>
    <w:p w14:paraId="64D6EADA" w14:textId="26072097" w:rsidR="001D7DFC" w:rsidRPr="005E2538" w:rsidRDefault="001D7DFC" w:rsidP="009816B6">
      <w:pPr>
        <w:pStyle w:val="Normal1"/>
        <w:contextualSpacing w:val="0"/>
        <w:rPr>
          <w:b/>
          <w:bCs/>
          <w:sz w:val="28"/>
          <w:szCs w:val="28"/>
        </w:rPr>
      </w:pPr>
    </w:p>
    <w:sectPr w:rsidR="001D7DFC" w:rsidRPr="005E2538" w:rsidSect="00932E96">
      <w:pgSz w:w="12240" w:h="15840"/>
      <w:pgMar w:top="1440" w:right="1440" w:bottom="1440" w:left="144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 w:author="Shinichi Nakagawa" w:date="2020-07-28T06:11:00Z" w:initials="SN">
    <w:p w14:paraId="1B8FAD44" w14:textId="35A0345B" w:rsidR="00777653" w:rsidRDefault="00777653">
      <w:pPr>
        <w:pStyle w:val="CommentText"/>
      </w:pPr>
      <w:r>
        <w:rPr>
          <w:rStyle w:val="CommentReference"/>
        </w:rPr>
        <w:annotationRef/>
      </w:r>
      <w:r>
        <w:t>Alternative you can start with the big picture of anxiety and health issues and narrowing down it to the animal models</w:t>
      </w:r>
    </w:p>
  </w:comment>
  <w:comment w:id="16" w:author="Shinichi Nakagawa" w:date="2020-07-28T06:08:00Z" w:initials="SN">
    <w:p w14:paraId="1F4B22CE" w14:textId="77777777" w:rsidR="00777653" w:rsidRDefault="00777653">
      <w:pPr>
        <w:pStyle w:val="CommentText"/>
      </w:pPr>
      <w:r>
        <w:rPr>
          <w:rStyle w:val="CommentReference"/>
        </w:rPr>
        <w:annotationRef/>
      </w:r>
      <w:r>
        <w:t>You need to sate something I said you need to do</w:t>
      </w:r>
    </w:p>
    <w:p w14:paraId="18760097" w14:textId="77777777" w:rsidR="00777653" w:rsidRDefault="00777653">
      <w:pPr>
        <w:pStyle w:val="CommentText"/>
      </w:pPr>
    </w:p>
    <w:p w14:paraId="3C832321" w14:textId="5FE96D63" w:rsidR="00777653" w:rsidRDefault="00777653">
      <w:pPr>
        <w:pStyle w:val="CommentText"/>
      </w:pPr>
      <w:r>
        <w:rPr>
          <w:bCs/>
        </w:rPr>
        <w:t>– inferring internal states of animals from behaviour has been important and a challenge.</w:t>
      </w:r>
    </w:p>
  </w:comment>
  <w:comment w:id="17" w:author="Shinichi Nakagawa" w:date="2020-07-28T06:08:00Z" w:initials="SN">
    <w:p w14:paraId="5041ECA2" w14:textId="77777777" w:rsidR="00777653" w:rsidRDefault="00777653">
      <w:pPr>
        <w:pStyle w:val="CommentText"/>
      </w:pPr>
      <w:r>
        <w:rPr>
          <w:rStyle w:val="CommentReference"/>
        </w:rPr>
        <w:annotationRef/>
      </w:r>
      <w:r>
        <w:t>This is about human – focus on what it means in the animal literature</w:t>
      </w:r>
    </w:p>
    <w:p w14:paraId="7A5ED805" w14:textId="77777777" w:rsidR="00777653" w:rsidRDefault="00777653">
      <w:pPr>
        <w:pStyle w:val="CommentText"/>
      </w:pPr>
    </w:p>
    <w:p w14:paraId="41935188" w14:textId="77777777" w:rsidR="00777653" w:rsidRDefault="00777653">
      <w:pPr>
        <w:pStyle w:val="CommentText"/>
      </w:pPr>
      <w:r>
        <w:t>First map the literature before you writing it</w:t>
      </w:r>
    </w:p>
    <w:p w14:paraId="3B65EC2E" w14:textId="77777777" w:rsidR="00777653" w:rsidRDefault="00777653">
      <w:pPr>
        <w:pStyle w:val="CommentText"/>
      </w:pPr>
    </w:p>
    <w:p w14:paraId="34A13B47" w14:textId="6E65C5DC" w:rsidR="00777653" w:rsidRDefault="00777653">
      <w:pPr>
        <w:pStyle w:val="CommentText"/>
      </w:pPr>
      <w:r>
        <w:t xml:space="preserve">Which paper tells you (review) the animal intenal state?? – do not immediately confound animal literature with the human ones (I know we are an animal) but some do not like mixing them. </w:t>
      </w:r>
    </w:p>
  </w:comment>
  <w:comment w:id="18" w:author="Shinichi Nakagawa" w:date="2020-07-28T06:10:00Z" w:initials="SN">
    <w:p w14:paraId="068688FE" w14:textId="3004E154" w:rsidR="00777653" w:rsidRDefault="00777653">
      <w:pPr>
        <w:pStyle w:val="CommentText"/>
      </w:pPr>
      <w:r>
        <w:rPr>
          <w:rStyle w:val="CommentReference"/>
        </w:rPr>
        <w:annotationRef/>
      </w:r>
      <w:r>
        <w:t xml:space="preserve">These things are good but you need to first define the animal version and make a parallel </w:t>
      </w:r>
    </w:p>
  </w:comment>
  <w:comment w:id="19" w:author="Losia Lagisz" w:date="2020-07-23T12:54:00Z" w:initials="ML">
    <w:p w14:paraId="7EC75E60" w14:textId="306C1BA5" w:rsidR="00777653" w:rsidRDefault="00777653">
      <w:pPr>
        <w:pStyle w:val="CommentText"/>
      </w:pPr>
      <w:r>
        <w:rPr>
          <w:rStyle w:val="CommentReference"/>
        </w:rPr>
        <w:annotationRef/>
      </w:r>
      <w:r>
        <w:t>a bit unclear</w:t>
      </w:r>
    </w:p>
  </w:comment>
  <w:comment w:id="20" w:author="Hamza Anwer" w:date="2020-07-24T12:47:00Z" w:initials="HA">
    <w:p w14:paraId="5DC4C717" w14:textId="4D0C897A" w:rsidR="00777653" w:rsidRDefault="00777653">
      <w:pPr>
        <w:pStyle w:val="CommentText"/>
      </w:pPr>
      <w:r>
        <w:rPr>
          <w:rStyle w:val="CommentReference"/>
        </w:rPr>
        <w:annotationRef/>
      </w:r>
      <w:r>
        <w:t>I will expand on this</w:t>
      </w:r>
    </w:p>
  </w:comment>
  <w:comment w:id="26" w:author="Shinichi Nakagawa" w:date="2020-07-28T06:21:00Z" w:initials="SN">
    <w:p w14:paraId="158D3926" w14:textId="07BC091D" w:rsidR="00777653" w:rsidRDefault="00777653">
      <w:pPr>
        <w:pStyle w:val="CommentText"/>
      </w:pPr>
      <w:r>
        <w:rPr>
          <w:rStyle w:val="CommentReference"/>
        </w:rPr>
        <w:annotationRef/>
      </w:r>
      <w:r>
        <w:t>Describe what kind of tanks are typical used after this – which will naturally leads to the next paragrah</w:t>
      </w:r>
    </w:p>
  </w:comment>
  <w:comment w:id="48" w:author="Shinichi Nakagawa" w:date="2020-07-28T06:21:00Z" w:initials="SN">
    <w:p w14:paraId="52A74559" w14:textId="77777777" w:rsidR="00777653" w:rsidRDefault="00777653" w:rsidP="00ED04E7">
      <w:pPr>
        <w:pStyle w:val="CommentText"/>
      </w:pPr>
      <w:r>
        <w:rPr>
          <w:rStyle w:val="CommentReference"/>
        </w:rPr>
        <w:annotationRef/>
      </w:r>
      <w:r>
        <w:t>It should be in the aim above so you do not need to dwell on it – depends how much you put it in above</w:t>
      </w:r>
    </w:p>
  </w:comment>
  <w:comment w:id="44" w:author="Shinichi Nakagawa" w:date="2020-07-28T06:14:00Z" w:initials="SN">
    <w:p w14:paraId="5A687FEC" w14:textId="77777777" w:rsidR="00777653" w:rsidRDefault="00777653">
      <w:pPr>
        <w:pStyle w:val="CommentText"/>
      </w:pPr>
      <w:r>
        <w:rPr>
          <w:rStyle w:val="CommentReference"/>
        </w:rPr>
        <w:annotationRef/>
      </w:r>
      <w:r>
        <w:t>You need to put 2 aims</w:t>
      </w:r>
    </w:p>
    <w:p w14:paraId="542BED14" w14:textId="77777777" w:rsidR="00777653" w:rsidRDefault="00777653">
      <w:pPr>
        <w:pStyle w:val="CommentText"/>
      </w:pPr>
    </w:p>
    <w:p w14:paraId="1A1EA432" w14:textId="2738D2DA" w:rsidR="00777653" w:rsidRDefault="00777653">
      <w:pPr>
        <w:pStyle w:val="CommentText"/>
      </w:pPr>
      <w:r>
        <w:t>You will test your new tall tanks against more conventual shot tanks.</w:t>
      </w:r>
    </w:p>
    <w:p w14:paraId="6ABC05F4" w14:textId="77777777" w:rsidR="00777653" w:rsidRDefault="00777653">
      <w:pPr>
        <w:pStyle w:val="CommentText"/>
      </w:pPr>
    </w:p>
    <w:p w14:paraId="11B27F17" w14:textId="77777777" w:rsidR="00777653" w:rsidRDefault="00777653">
      <w:pPr>
        <w:pStyle w:val="CommentText"/>
      </w:pPr>
      <w:r>
        <w:t>Also, you will survey the literature to check the assumption that people use short tanks and see what measurements people usually take to measure ‘anxiety’</w:t>
      </w:r>
    </w:p>
    <w:p w14:paraId="1A5E3C85" w14:textId="77777777" w:rsidR="00777653" w:rsidRDefault="00777653">
      <w:pPr>
        <w:pStyle w:val="CommentText"/>
      </w:pPr>
    </w:p>
    <w:p w14:paraId="2335FE9E" w14:textId="77777777" w:rsidR="00777653" w:rsidRDefault="00777653">
      <w:pPr>
        <w:pStyle w:val="CommentText"/>
      </w:pPr>
      <w:r>
        <w:t>Actually just read below</w:t>
      </w:r>
    </w:p>
    <w:p w14:paraId="12CF5045" w14:textId="77777777" w:rsidR="00777653" w:rsidRDefault="00777653">
      <w:pPr>
        <w:pStyle w:val="CommentText"/>
      </w:pPr>
    </w:p>
    <w:p w14:paraId="53137AEB" w14:textId="77777777" w:rsidR="00777653" w:rsidRDefault="00777653">
      <w:pPr>
        <w:pStyle w:val="CommentText"/>
      </w:pPr>
      <w:r>
        <w:t>So you probably want to say</w:t>
      </w:r>
    </w:p>
    <w:p w14:paraId="0ECCABF4" w14:textId="77777777" w:rsidR="00777653" w:rsidRDefault="00777653">
      <w:pPr>
        <w:pStyle w:val="CommentText"/>
      </w:pPr>
    </w:p>
    <w:p w14:paraId="28A1FE92" w14:textId="77777777" w:rsidR="00777653" w:rsidRDefault="00777653">
      <w:pPr>
        <w:pStyle w:val="CommentText"/>
      </w:pPr>
      <w:r>
        <w:t>First you conduct the survey (sub-aim)</w:t>
      </w:r>
    </w:p>
    <w:p w14:paraId="01D73E3A" w14:textId="7D839639" w:rsidR="00777653" w:rsidRDefault="00777653">
      <w:pPr>
        <w:pStyle w:val="CommentText"/>
      </w:pPr>
      <w:r>
        <w:t>Then, you test your new tall tank assay to more convential one (main-aim)</w:t>
      </w:r>
    </w:p>
  </w:comment>
  <w:comment w:id="54" w:author="Shinichi Nakagawa" w:date="2020-07-28T06:21:00Z" w:initials="SN">
    <w:p w14:paraId="799381B2" w14:textId="4878C7C7" w:rsidR="00777653" w:rsidRDefault="00777653">
      <w:pPr>
        <w:pStyle w:val="CommentText"/>
      </w:pPr>
      <w:r>
        <w:rPr>
          <w:rStyle w:val="CommentReference"/>
        </w:rPr>
        <w:annotationRef/>
      </w:r>
      <w:r>
        <w:t>It should be in the aim above so you do not need to dwell on it – depends how much you put it in above</w:t>
      </w:r>
    </w:p>
  </w:comment>
  <w:comment w:id="56" w:author="Shinichi Nakagawa" w:date="2020-07-28T06:22:00Z" w:initials="SN">
    <w:p w14:paraId="68270D18" w14:textId="23EA18D7" w:rsidR="00777653" w:rsidRDefault="00777653">
      <w:pPr>
        <w:pStyle w:val="CommentText"/>
      </w:pPr>
      <w:r>
        <w:rPr>
          <w:rStyle w:val="CommentReference"/>
        </w:rPr>
        <w:annotationRef/>
      </w:r>
      <w:r>
        <w:t>Good</w:t>
      </w:r>
    </w:p>
  </w:comment>
  <w:comment w:id="64" w:author="Shinichi Nakagawa" w:date="2020-07-28T06:25:00Z" w:initials="SN">
    <w:p w14:paraId="17E4625E" w14:textId="677CC5E0" w:rsidR="00777653" w:rsidRDefault="00777653">
      <w:pPr>
        <w:pStyle w:val="CommentText"/>
      </w:pPr>
      <w:r>
        <w:rPr>
          <w:rStyle w:val="CommentReference"/>
        </w:rPr>
        <w:annotationRef/>
      </w:r>
      <w:r>
        <w:t>Also read what Dom did too – I spend quite a bit of time with him to work on it</w:t>
      </w:r>
    </w:p>
  </w:comment>
  <w:comment w:id="75" w:author="Hamza Anwer" w:date="2020-07-25T12:31:00Z" w:initials="HA">
    <w:p w14:paraId="607F3416" w14:textId="77777777" w:rsidR="00777653" w:rsidRDefault="00777653" w:rsidP="004F6CA3">
      <w:pPr>
        <w:pStyle w:val="CommentText"/>
      </w:pPr>
      <w:r>
        <w:rPr>
          <w:rStyle w:val="CommentReference"/>
        </w:rPr>
        <w:annotationRef/>
      </w:r>
      <w:r>
        <w:t>Systematic review or anxiety survey?</w:t>
      </w:r>
    </w:p>
  </w:comment>
  <w:comment w:id="80" w:author="Hamza Anwer" w:date="2020-07-29T14:22:00Z" w:initials="HA">
    <w:p w14:paraId="21BE1A03" w14:textId="5325FA59" w:rsidR="00777653" w:rsidRDefault="00777653">
      <w:pPr>
        <w:pStyle w:val="CommentText"/>
      </w:pPr>
      <w:r>
        <w:rPr>
          <w:rStyle w:val="CommentReference"/>
        </w:rPr>
        <w:annotationRef/>
      </w:r>
      <w:r>
        <w:t>Will be in supplement</w:t>
      </w:r>
    </w:p>
  </w:comment>
  <w:comment w:id="86" w:author="Hamza Anwer" w:date="2020-07-29T13:53:00Z" w:initials="HA">
    <w:p w14:paraId="1D58362B" w14:textId="6C62375B" w:rsidR="00777653" w:rsidRDefault="00777653">
      <w:pPr>
        <w:pStyle w:val="CommentText"/>
      </w:pPr>
      <w:r>
        <w:rPr>
          <w:rStyle w:val="CommentReference"/>
        </w:rPr>
        <w:annotationRef/>
      </w:r>
      <w:r>
        <w:t>This was literally the inclusion criteria, not so sure how much more detail I need to go into</w:t>
      </w:r>
    </w:p>
  </w:comment>
  <w:comment w:id="89" w:author="Hamza Anwer" w:date="2020-07-29T13:54:00Z" w:initials="HA">
    <w:p w14:paraId="2F0A8B3A" w14:textId="30A9CAC4" w:rsidR="00777653" w:rsidRDefault="00777653">
      <w:pPr>
        <w:pStyle w:val="CommentText"/>
      </w:pPr>
      <w:r>
        <w:rPr>
          <w:rStyle w:val="CommentReference"/>
        </w:rPr>
        <w:annotationRef/>
      </w:r>
      <w:r>
        <w:t xml:space="preserve">Do I need to go into more detail about how we randomly picked 50 studies? </w:t>
      </w:r>
    </w:p>
  </w:comment>
  <w:comment w:id="97" w:author="Hamza Anwer" w:date="2020-07-25T13:19:00Z" w:initials="HA">
    <w:p w14:paraId="0AFE29AE" w14:textId="77777777" w:rsidR="00777653" w:rsidRDefault="00777653" w:rsidP="004F6CA3">
      <w:pPr>
        <w:pStyle w:val="CommentText"/>
      </w:pPr>
      <w:r>
        <w:rPr>
          <w:rStyle w:val="CommentReference"/>
        </w:rPr>
        <w:annotationRef/>
      </w:r>
      <w:r>
        <w:t>Do I need to include paragraphs pertaining to breeding? I think that’s only relevant for F0 and F1 chapters</w:t>
      </w:r>
    </w:p>
  </w:comment>
  <w:comment w:id="101" w:author="Hamza Anwer" w:date="2020-07-29T13:51:00Z" w:initials="HA">
    <w:p w14:paraId="0CC701C0" w14:textId="5C75685B" w:rsidR="00777653" w:rsidRDefault="00777653">
      <w:pPr>
        <w:pStyle w:val="CommentText"/>
      </w:pPr>
      <w:r>
        <w:rPr>
          <w:rStyle w:val="CommentReference"/>
        </w:rPr>
        <w:annotationRef/>
      </w:r>
      <w:r>
        <w:t>I saw that repeatability paper have a chapter detailing why their samples sizes were so, I don’t think this is necessary here? (i.e. female died and was replaced resulting in a total sample size of 81 rather than 80)</w:t>
      </w:r>
    </w:p>
  </w:comment>
  <w:comment w:id="120" w:author="Hamza Anwer" w:date="2020-07-25T13:44:00Z" w:initials="HA">
    <w:p w14:paraId="5391AB16" w14:textId="1E58A23F" w:rsidR="00777653" w:rsidRDefault="00777653" w:rsidP="004F6CA3">
      <w:pPr>
        <w:pStyle w:val="CommentText"/>
      </w:pPr>
      <w:r>
        <w:rPr>
          <w:rStyle w:val="CommentReference"/>
        </w:rPr>
        <w:annotationRef/>
      </w:r>
      <w:r>
        <w:t>Certain things may not match the screenshots so keep this in mind when describing setup, need to improve figure caption here and update for other plots</w:t>
      </w:r>
    </w:p>
  </w:comment>
  <w:comment w:id="333" w:author="Losia Lagisz" w:date="2020-07-15T18:22:00Z" w:initials="ML">
    <w:p w14:paraId="63937F7D" w14:textId="63FF07C3" w:rsidR="00777653" w:rsidRDefault="00777653">
      <w:pPr>
        <w:pStyle w:val="CommentText"/>
      </w:pPr>
      <w:r>
        <w:rPr>
          <w:rStyle w:val="CommentReference"/>
        </w:rPr>
        <w:annotationRef/>
      </w:r>
      <w:r>
        <w:t>are you planning any tables with model results? in supplementary information?</w:t>
      </w:r>
    </w:p>
  </w:comment>
  <w:comment w:id="335" w:author="Losia Lagisz" w:date="2020-07-17T12:48:00Z" w:initials="ML">
    <w:p w14:paraId="7EB3C281" w14:textId="2A70848C" w:rsidR="00777653" w:rsidRDefault="00777653">
      <w:pPr>
        <w:pStyle w:val="CommentText"/>
      </w:pPr>
      <w:r>
        <w:rPr>
          <w:rStyle w:val="CommentReference"/>
        </w:rPr>
        <w:annotationRef/>
      </w:r>
      <w:r>
        <w:t>sorry, I meant survey results? I think you need a table with a list of included studies (it probably will not fit in the figure?) and extracted information (if it does not fit in the figure) – it could be in a Supplement</w:t>
      </w:r>
    </w:p>
  </w:comment>
  <w:comment w:id="334" w:author="Hamza Anwer" w:date="2020-07-16T23:06:00Z" w:initials="HA">
    <w:p w14:paraId="14C9BF81" w14:textId="03B331DF" w:rsidR="00777653" w:rsidRDefault="00777653">
      <w:pPr>
        <w:pStyle w:val="CommentText"/>
      </w:pPr>
      <w:r>
        <w:rPr>
          <w:rStyle w:val="CommentReference"/>
        </w:rPr>
        <w:annotationRef/>
      </w:r>
      <w:r>
        <w:t>Not really planning to do any statistical analysis</w:t>
      </w:r>
    </w:p>
  </w:comment>
  <w:comment w:id="336" w:author="Shinichi Nakagawa" w:date="2020-07-28T06:26:00Z" w:initials="SN">
    <w:p w14:paraId="21E9323D" w14:textId="57BA7890" w:rsidR="00777653" w:rsidRDefault="00777653">
      <w:pPr>
        <w:pStyle w:val="CommentText"/>
      </w:pPr>
      <w:r>
        <w:rPr>
          <w:rStyle w:val="CommentReference"/>
        </w:rPr>
        <w:annotationRef/>
      </w:r>
      <w:r>
        <w:t>I think the descriptive stats is fine and this should be very shot</w:t>
      </w:r>
    </w:p>
  </w:comment>
  <w:comment w:id="337" w:author="Losia Lagisz" w:date="2020-07-15T18:22:00Z" w:initials="ML">
    <w:p w14:paraId="644E48E1" w14:textId="1FE8C6DD" w:rsidR="00777653" w:rsidRDefault="00777653">
      <w:pPr>
        <w:pStyle w:val="CommentText"/>
      </w:pPr>
      <w:r>
        <w:rPr>
          <w:rStyle w:val="CommentReference"/>
        </w:rPr>
        <w:annotationRef/>
      </w:r>
      <w:r>
        <w:t>are you planning any tables with model results? in supplementary information?</w:t>
      </w:r>
    </w:p>
  </w:comment>
  <w:comment w:id="340" w:author="Losia Lagisz" w:date="2020-07-17T12:50:00Z" w:initials="ML">
    <w:p w14:paraId="01E30FE4" w14:textId="1BDDFF5B" w:rsidR="00777653" w:rsidRDefault="00777653">
      <w:pPr>
        <w:pStyle w:val="CommentText"/>
      </w:pPr>
      <w:r>
        <w:rPr>
          <w:rStyle w:val="CommentReference"/>
        </w:rPr>
        <w:annotationRef/>
      </w:r>
      <w:r>
        <w:t>if main results are in the figures, than the table with actual numbers should be in a Supplement</w:t>
      </w:r>
    </w:p>
  </w:comment>
  <w:comment w:id="338" w:author="Hamza Anwer" w:date="2020-07-16T23:08:00Z" w:initials="HA">
    <w:p w14:paraId="65DCC045" w14:textId="48DDD63B" w:rsidR="00777653" w:rsidRDefault="00777653">
      <w:pPr>
        <w:pStyle w:val="CommentText"/>
      </w:pPr>
      <w:r>
        <w:rPr>
          <w:rStyle w:val="CommentReference"/>
        </w:rPr>
        <w:annotationRef/>
      </w:r>
      <w:r>
        <w:t>A table will be appropriate, can include it in the main text ?</w:t>
      </w:r>
    </w:p>
  </w:comment>
  <w:comment w:id="339" w:author="Losia Lagisz" w:date="2020-07-23T13:23:00Z" w:initials="ML">
    <w:p w14:paraId="65BFE4C8" w14:textId="60BBB443" w:rsidR="00777653" w:rsidRDefault="00777653">
      <w:pPr>
        <w:pStyle w:val="CommentText"/>
      </w:pPr>
      <w:r>
        <w:rPr>
          <w:rStyle w:val="CommentReference"/>
        </w:rPr>
        <w:annotationRef/>
      </w:r>
      <w:r>
        <w:t>figure in main text and potentially tebles of statistical models results in SI?</w:t>
      </w:r>
    </w:p>
  </w:comment>
  <w:comment w:id="344" w:author="Shinichi Nakagawa" w:date="2020-07-28T06:27:00Z" w:initials="SN">
    <w:p w14:paraId="65D475DD" w14:textId="6E87394D" w:rsidR="00777653" w:rsidRDefault="00777653">
      <w:pPr>
        <w:pStyle w:val="CommentText"/>
      </w:pPr>
      <w:r>
        <w:rPr>
          <w:rStyle w:val="CommentReference"/>
        </w:rPr>
        <w:annotationRef/>
      </w:r>
      <w:r>
        <w:t>Hamza</w:t>
      </w:r>
    </w:p>
  </w:comment>
  <w:comment w:id="346" w:author="Shinichi Nakagawa" w:date="2020-07-28T06:27:00Z" w:initials="SN">
    <w:p w14:paraId="119AD59A" w14:textId="6C9B8A0D" w:rsidR="00777653" w:rsidRDefault="00777653">
      <w:pPr>
        <w:pStyle w:val="CommentText"/>
      </w:pPr>
      <w:r>
        <w:rPr>
          <w:rStyle w:val="CommentReference"/>
        </w:rPr>
        <w:annotationRef/>
      </w:r>
      <w:r>
        <w:t>We should first show how behavioural responses changed between 2 tanks and how varainces differ too – you need to show violin plots here</w:t>
      </w:r>
    </w:p>
  </w:comment>
  <w:comment w:id="350" w:author="Losia Lagisz" w:date="2020-07-15T18:24:00Z" w:initials="ML">
    <w:p w14:paraId="66289DCF" w14:textId="526DC8E4" w:rsidR="00777653" w:rsidRDefault="00777653">
      <w:pPr>
        <w:pStyle w:val="CommentText"/>
      </w:pPr>
      <w:r>
        <w:rPr>
          <w:rStyle w:val="CommentReference"/>
        </w:rPr>
        <w:annotationRef/>
      </w:r>
      <w:r>
        <w:t>did you code this information in the survey?</w:t>
      </w:r>
    </w:p>
  </w:comment>
  <w:comment w:id="352" w:author="Losia Lagisz" w:date="2020-07-23T13:23:00Z" w:initials="ML">
    <w:p w14:paraId="66F6EAA7" w14:textId="5F396BD0" w:rsidR="00777653" w:rsidRDefault="00777653">
      <w:pPr>
        <w:pStyle w:val="CommentText"/>
      </w:pPr>
      <w:r>
        <w:rPr>
          <w:rStyle w:val="CommentReference"/>
        </w:rPr>
        <w:annotationRef/>
      </w:r>
      <w:r>
        <w:t>Could be worth mentioning if any of the earlier studies estimated repeatability</w:t>
      </w:r>
    </w:p>
  </w:comment>
  <w:comment w:id="351" w:author="Hamza Anwer" w:date="2020-07-16T23:09:00Z" w:initials="HA">
    <w:p w14:paraId="666FA80A" w14:textId="111B4A32" w:rsidR="00777653" w:rsidRDefault="00777653">
      <w:pPr>
        <w:pStyle w:val="CommentText"/>
      </w:pPr>
      <w:r>
        <w:rPr>
          <w:rStyle w:val="CommentReference"/>
        </w:rPr>
        <w:annotationRef/>
      </w:r>
      <w:r>
        <w:t>I did, but a lot of it was assuming they only recorded one tank at a time. The methods never stated if more than one fish was measured or recorded at the same time</w:t>
      </w:r>
    </w:p>
  </w:comment>
  <w:comment w:id="349" w:author="Shinichi Nakagawa" w:date="2020-07-17T21:24:00Z" w:initials="SN">
    <w:p w14:paraId="6A01AF00" w14:textId="266F972F" w:rsidR="00777653" w:rsidRDefault="00777653">
      <w:pPr>
        <w:pStyle w:val="CommentText"/>
      </w:pPr>
      <w:r>
        <w:rPr>
          <w:rStyle w:val="CommentReference"/>
        </w:rPr>
        <w:annotationRef/>
      </w:r>
      <w:r>
        <w:t xml:space="preserve">We do not need to really talk about it </w:t>
      </w:r>
    </w:p>
  </w:comment>
  <w:comment w:id="354" w:author="Shinichi Nakagawa" w:date="2020-07-28T06:31:00Z" w:initials="SN">
    <w:p w14:paraId="55CCB23E" w14:textId="492ECF28" w:rsidR="00777653" w:rsidRDefault="00777653">
      <w:pPr>
        <w:pStyle w:val="CommentText"/>
      </w:pPr>
      <w:r>
        <w:rPr>
          <w:rStyle w:val="CommentReference"/>
        </w:rPr>
        <w:annotationRef/>
      </w:r>
      <w:r>
        <w:t>Behavioural and variance changes between 2 groups</w:t>
      </w:r>
    </w:p>
  </w:comment>
  <w:comment w:id="371" w:author="Hamza Anwer" w:date="2020-07-24T12:44:00Z" w:initials="HA">
    <w:p w14:paraId="409CDE19" w14:textId="63514F9C" w:rsidR="00777653" w:rsidRDefault="00777653">
      <w:pPr>
        <w:pStyle w:val="CommentText"/>
      </w:pPr>
      <w:r>
        <w:rPr>
          <w:rStyle w:val="CommentReference"/>
        </w:rPr>
        <w:annotationRef/>
      </w:r>
      <w:r>
        <w:t>Can potentially go into supplemental section</w:t>
      </w:r>
    </w:p>
  </w:comment>
  <w:comment w:id="372" w:author="Hamza Anwer" w:date="2020-07-24T12:49:00Z" w:initials="HA">
    <w:p w14:paraId="1BA3F2F9" w14:textId="60770201" w:rsidR="00777653" w:rsidRDefault="00777653">
      <w:pPr>
        <w:pStyle w:val="CommentText"/>
      </w:pPr>
      <w:r>
        <w:rPr>
          <w:rStyle w:val="CommentReference"/>
        </w:rPr>
        <w:annotationRef/>
      </w:r>
      <w:r>
        <w:t>Other parameters aren’t so clean</w:t>
      </w:r>
    </w:p>
  </w:comment>
  <w:comment w:id="378" w:author="Hamza Anwer" w:date="2020-07-24T12:49:00Z" w:initials="HA">
    <w:p w14:paraId="4963329F" w14:textId="3F62A46D" w:rsidR="00777653" w:rsidRDefault="00777653">
      <w:pPr>
        <w:pStyle w:val="CommentText"/>
      </w:pPr>
      <w:r>
        <w:rPr>
          <w:rStyle w:val="CommentReference"/>
        </w:rPr>
        <w:annotationRef/>
      </w:r>
      <w:r>
        <w:t xml:space="preserve">For now, I think the overall plots are good as it can get messy with the sex analysis; also need to think about whether both overall and sex plots should be the same </w:t>
      </w:r>
    </w:p>
  </w:comment>
  <w:comment w:id="382" w:author="Hamza Anwer" w:date="2020-07-24T14:25:00Z" w:initials="HA">
    <w:p w14:paraId="3C4B0474" w14:textId="7BCE818F" w:rsidR="00777653" w:rsidRDefault="00777653">
      <w:pPr>
        <w:pStyle w:val="CommentText"/>
      </w:pPr>
      <w:r>
        <w:rPr>
          <w:rStyle w:val="CommentReference"/>
        </w:rPr>
        <w:annotationRef/>
      </w:r>
      <w:r>
        <w:t>Can potentially go into the supplement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8FAD44" w15:done="0"/>
  <w15:commentEx w15:paraId="3C832321" w15:done="0"/>
  <w15:commentEx w15:paraId="34A13B47" w15:done="0"/>
  <w15:commentEx w15:paraId="068688FE" w15:done="0"/>
  <w15:commentEx w15:paraId="7EC75E60" w15:done="0"/>
  <w15:commentEx w15:paraId="5DC4C717" w15:paraIdParent="7EC75E60" w15:done="0"/>
  <w15:commentEx w15:paraId="158D3926" w15:done="0"/>
  <w15:commentEx w15:paraId="52A74559" w15:done="0"/>
  <w15:commentEx w15:paraId="01D73E3A" w15:done="0"/>
  <w15:commentEx w15:paraId="799381B2" w15:done="0"/>
  <w15:commentEx w15:paraId="68270D18" w15:done="0"/>
  <w15:commentEx w15:paraId="17E4625E" w15:done="0"/>
  <w15:commentEx w15:paraId="607F3416" w15:done="0"/>
  <w15:commentEx w15:paraId="21BE1A03" w15:done="0"/>
  <w15:commentEx w15:paraId="1D58362B" w15:done="0"/>
  <w15:commentEx w15:paraId="2F0A8B3A" w15:done="0"/>
  <w15:commentEx w15:paraId="0AFE29AE" w15:done="0"/>
  <w15:commentEx w15:paraId="0CC701C0" w15:done="0"/>
  <w15:commentEx w15:paraId="5391AB16" w15:done="0"/>
  <w15:commentEx w15:paraId="63937F7D" w15:done="0"/>
  <w15:commentEx w15:paraId="7EB3C281" w15:paraIdParent="63937F7D" w15:done="0"/>
  <w15:commentEx w15:paraId="14C9BF81" w15:paraIdParent="63937F7D" w15:done="0"/>
  <w15:commentEx w15:paraId="21E9323D" w15:done="0"/>
  <w15:commentEx w15:paraId="644E48E1" w15:done="0"/>
  <w15:commentEx w15:paraId="01E30FE4" w15:paraIdParent="644E48E1" w15:done="0"/>
  <w15:commentEx w15:paraId="65DCC045" w15:paraIdParent="644E48E1" w15:done="0"/>
  <w15:commentEx w15:paraId="65BFE4C8" w15:done="0"/>
  <w15:commentEx w15:paraId="65D475DD" w15:done="0"/>
  <w15:commentEx w15:paraId="119AD59A" w15:done="0"/>
  <w15:commentEx w15:paraId="66289DCF" w15:done="0"/>
  <w15:commentEx w15:paraId="66F6EAA7" w15:paraIdParent="66289DCF" w15:done="0"/>
  <w15:commentEx w15:paraId="666FA80A" w15:paraIdParent="66289DCF" w15:done="0"/>
  <w15:commentEx w15:paraId="6A01AF00" w15:done="0"/>
  <w15:commentEx w15:paraId="55CCB23E" w15:done="0"/>
  <w15:commentEx w15:paraId="409CDE19" w15:done="0"/>
  <w15:commentEx w15:paraId="1BA3F2F9" w15:done="0"/>
  <w15:commentEx w15:paraId="4963329F" w15:done="0"/>
  <w15:commentEx w15:paraId="3C4B04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A402C" w16cex:dateUtc="2020-07-27T20:11:00Z"/>
  <w16cex:commentExtensible w16cex:durableId="22CA3F49" w16cex:dateUtc="2020-07-27T20:08:00Z"/>
  <w16cex:commentExtensible w16cex:durableId="22CA3F72" w16cex:dateUtc="2020-07-27T20:08:00Z"/>
  <w16cex:commentExtensible w16cex:durableId="22CA3FD5" w16cex:dateUtc="2020-07-27T20:10:00Z"/>
  <w16cex:commentExtensible w16cex:durableId="22C556CB" w16cex:dateUtc="2020-07-24T02:47:00Z"/>
  <w16cex:commentExtensible w16cex:durableId="22CA424C" w16cex:dateUtc="2020-07-27T20:21:00Z"/>
  <w16cex:commentExtensible w16cex:durableId="22CAC4FD" w16cex:dateUtc="2020-07-27T20:21:00Z"/>
  <w16cex:commentExtensible w16cex:durableId="22CA40BC" w16cex:dateUtc="2020-07-27T20:14:00Z"/>
  <w16cex:commentExtensible w16cex:durableId="22CA4270" w16cex:dateUtc="2020-07-27T20:21:00Z"/>
  <w16cex:commentExtensible w16cex:durableId="22CA428D" w16cex:dateUtc="2020-07-27T20:22:00Z"/>
  <w16cex:commentExtensible w16cex:durableId="22CA436D" w16cex:dateUtc="2020-07-27T20:25:00Z"/>
  <w16cex:commentExtensible w16cex:durableId="22C6A48F" w16cex:dateUtc="2020-07-25T02:31:00Z"/>
  <w16cex:commentExtensible w16cex:durableId="22CC04A7" w16cex:dateUtc="2020-07-29T04:22:00Z"/>
  <w16cex:commentExtensible w16cex:durableId="22CBFDDC" w16cex:dateUtc="2020-07-29T03:53:00Z"/>
  <w16cex:commentExtensible w16cex:durableId="22CBFE2C" w16cex:dateUtc="2020-07-29T03:54:00Z"/>
  <w16cex:commentExtensible w16cex:durableId="22C6AFF4" w16cex:dateUtc="2020-07-25T03:19:00Z"/>
  <w16cex:commentExtensible w16cex:durableId="22CBFD78" w16cex:dateUtc="2020-07-29T03:51:00Z"/>
  <w16cex:commentExtensible w16cex:durableId="22C6B5A8" w16cex:dateUtc="2020-07-25T03:44:00Z"/>
  <w16cex:commentExtensible w16cex:durableId="22BB5C10" w16cex:dateUtc="2020-07-16T13:06:00Z"/>
  <w16cex:commentExtensible w16cex:durableId="22CA439B" w16cex:dateUtc="2020-07-27T20:26:00Z"/>
  <w16cex:commentExtensible w16cex:durableId="22BB5C67" w16cex:dateUtc="2020-07-16T13:08:00Z"/>
  <w16cex:commentExtensible w16cex:durableId="22CA43B8" w16cex:dateUtc="2020-07-27T20:27:00Z"/>
  <w16cex:commentExtensible w16cex:durableId="22CA43CB" w16cex:dateUtc="2020-07-27T20:27:00Z"/>
  <w16cex:commentExtensible w16cex:durableId="22BB5CB9" w16cex:dateUtc="2020-07-16T13:09:00Z"/>
  <w16cex:commentExtensible w16cex:durableId="22BC9597" w16cex:dateUtc="2020-07-17T11:24:00Z"/>
  <w16cex:commentExtensible w16cex:durableId="22CA44B2" w16cex:dateUtc="2020-07-27T20:31:00Z"/>
  <w16cex:commentExtensible w16cex:durableId="22C5564B" w16cex:dateUtc="2020-07-24T02:44:00Z"/>
  <w16cex:commentExtensible w16cex:durableId="22C55748" w16cex:dateUtc="2020-07-24T02:49:00Z"/>
  <w16cex:commentExtensible w16cex:durableId="22C55770" w16cex:dateUtc="2020-07-24T02:49:00Z"/>
  <w16cex:commentExtensible w16cex:durableId="22C56DC5" w16cex:dateUtc="2020-07-24T0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8FAD44" w16cid:durableId="22CA402C"/>
  <w16cid:commentId w16cid:paraId="3C832321" w16cid:durableId="22CA3F49"/>
  <w16cid:commentId w16cid:paraId="34A13B47" w16cid:durableId="22CA3F72"/>
  <w16cid:commentId w16cid:paraId="068688FE" w16cid:durableId="22CA3FD5"/>
  <w16cid:commentId w16cid:paraId="7EC75E60" w16cid:durableId="22C4526C"/>
  <w16cid:commentId w16cid:paraId="5DC4C717" w16cid:durableId="22C556CB"/>
  <w16cid:commentId w16cid:paraId="158D3926" w16cid:durableId="22CA424C"/>
  <w16cid:commentId w16cid:paraId="52A74559" w16cid:durableId="22CAC4FD"/>
  <w16cid:commentId w16cid:paraId="01D73E3A" w16cid:durableId="22CA40BC"/>
  <w16cid:commentId w16cid:paraId="799381B2" w16cid:durableId="22CA4270"/>
  <w16cid:commentId w16cid:paraId="68270D18" w16cid:durableId="22CA428D"/>
  <w16cid:commentId w16cid:paraId="17E4625E" w16cid:durableId="22CA436D"/>
  <w16cid:commentId w16cid:paraId="607F3416" w16cid:durableId="22C6A48F"/>
  <w16cid:commentId w16cid:paraId="21BE1A03" w16cid:durableId="22CC04A7"/>
  <w16cid:commentId w16cid:paraId="1D58362B" w16cid:durableId="22CBFDDC"/>
  <w16cid:commentId w16cid:paraId="2F0A8B3A" w16cid:durableId="22CBFE2C"/>
  <w16cid:commentId w16cid:paraId="0AFE29AE" w16cid:durableId="22C6AFF4"/>
  <w16cid:commentId w16cid:paraId="0CC701C0" w16cid:durableId="22CBFD78"/>
  <w16cid:commentId w16cid:paraId="5391AB16" w16cid:durableId="22C6B5A8"/>
  <w16cid:commentId w16cid:paraId="63937F7D" w16cid:durableId="22BB5B00"/>
  <w16cid:commentId w16cid:paraId="7EB3C281" w16cid:durableId="22BC57D9"/>
  <w16cid:commentId w16cid:paraId="14C9BF81" w16cid:durableId="22BB5C10"/>
  <w16cid:commentId w16cid:paraId="21E9323D" w16cid:durableId="22CA439B"/>
  <w16cid:commentId w16cid:paraId="644E48E1" w16cid:durableId="22BB5B01"/>
  <w16cid:commentId w16cid:paraId="01E30FE4" w16cid:durableId="22BC57DC"/>
  <w16cid:commentId w16cid:paraId="65DCC045" w16cid:durableId="22BB5C67"/>
  <w16cid:commentId w16cid:paraId="65BFE4C8" w16cid:durableId="22C45275"/>
  <w16cid:commentId w16cid:paraId="65D475DD" w16cid:durableId="22CA43B8"/>
  <w16cid:commentId w16cid:paraId="119AD59A" w16cid:durableId="22CA43CB"/>
  <w16cid:commentId w16cid:paraId="66289DCF" w16cid:durableId="22BB5B03"/>
  <w16cid:commentId w16cid:paraId="66F6EAA7" w16cid:durableId="22BC57DF"/>
  <w16cid:commentId w16cid:paraId="666FA80A" w16cid:durableId="22BB5CB9"/>
  <w16cid:commentId w16cid:paraId="6A01AF00" w16cid:durableId="22BC9597"/>
  <w16cid:commentId w16cid:paraId="55CCB23E" w16cid:durableId="22CA44B2"/>
  <w16cid:commentId w16cid:paraId="409CDE19" w16cid:durableId="22C5564B"/>
  <w16cid:commentId w16cid:paraId="1BA3F2F9" w16cid:durableId="22C55748"/>
  <w16cid:commentId w16cid:paraId="4963329F" w16cid:durableId="22C55770"/>
  <w16cid:commentId w16cid:paraId="3C4B0474" w16cid:durableId="22C56DC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317F7"/>
    <w:multiLevelType w:val="hybridMultilevel"/>
    <w:tmpl w:val="0DB8B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8D2CFF"/>
    <w:multiLevelType w:val="hybridMultilevel"/>
    <w:tmpl w:val="3914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FD3F3D"/>
    <w:multiLevelType w:val="hybridMultilevel"/>
    <w:tmpl w:val="A0F67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1E4353"/>
    <w:multiLevelType w:val="hybridMultilevel"/>
    <w:tmpl w:val="41FA63F6"/>
    <w:lvl w:ilvl="0" w:tplc="97981FE6">
      <w:numFmt w:val="bullet"/>
      <w:lvlText w:val="-"/>
      <w:lvlJc w:val="left"/>
      <w:pPr>
        <w:ind w:left="720" w:hanging="360"/>
      </w:pPr>
      <w:rPr>
        <w:rFonts w:ascii="Times" w:eastAsia="Arial" w:hAnsi="Times" w:cs="Time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DBD1548"/>
    <w:multiLevelType w:val="hybridMultilevel"/>
    <w:tmpl w:val="6592F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6167C1"/>
    <w:multiLevelType w:val="hybridMultilevel"/>
    <w:tmpl w:val="9EA804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C332E57"/>
    <w:multiLevelType w:val="multilevel"/>
    <w:tmpl w:val="F9E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4"/>
  </w:num>
  <w:num w:numId="4">
    <w:abstractNumId w:val="2"/>
  </w:num>
  <w:num w:numId="5">
    <w:abstractNumId w:val="6"/>
  </w:num>
  <w:num w:numId="6">
    <w:abstractNumId w:val="3"/>
  </w:num>
  <w:num w:numId="7">
    <w:abstractNumId w:val="5"/>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inichi Nakagawa">
    <w15:presenceInfo w15:providerId="AD" w15:userId="S::z3437171@ad.unsw.edu.au::2630e6b5-dad5-4913-9a8e-5293ece7e19a"/>
  </w15:person>
  <w15:person w15:author="Hamza Anwer">
    <w15:presenceInfo w15:providerId="AD" w15:userId="S::z3375125@ad.unsw.edu.au::4ebcc905-7292-491b-9a58-653705a7c9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7860"/>
    <w:rsid w:val="00000B0B"/>
    <w:rsid w:val="00013ED4"/>
    <w:rsid w:val="00037BB1"/>
    <w:rsid w:val="00046AF6"/>
    <w:rsid w:val="0006173A"/>
    <w:rsid w:val="000665E5"/>
    <w:rsid w:val="00076F97"/>
    <w:rsid w:val="000834C2"/>
    <w:rsid w:val="0009553C"/>
    <w:rsid w:val="000974E9"/>
    <w:rsid w:val="000A5AF1"/>
    <w:rsid w:val="000A6459"/>
    <w:rsid w:val="000B623A"/>
    <w:rsid w:val="000B7B44"/>
    <w:rsid w:val="000C4F75"/>
    <w:rsid w:val="000C67D4"/>
    <w:rsid w:val="000E3B0A"/>
    <w:rsid w:val="00113057"/>
    <w:rsid w:val="0012215A"/>
    <w:rsid w:val="00124379"/>
    <w:rsid w:val="00131D97"/>
    <w:rsid w:val="0013615E"/>
    <w:rsid w:val="001429A7"/>
    <w:rsid w:val="00143B31"/>
    <w:rsid w:val="00144190"/>
    <w:rsid w:val="001542FA"/>
    <w:rsid w:val="00154AA2"/>
    <w:rsid w:val="00157956"/>
    <w:rsid w:val="001600C7"/>
    <w:rsid w:val="00171808"/>
    <w:rsid w:val="00172FA8"/>
    <w:rsid w:val="00177B09"/>
    <w:rsid w:val="00187274"/>
    <w:rsid w:val="001901A2"/>
    <w:rsid w:val="00190970"/>
    <w:rsid w:val="00192EB1"/>
    <w:rsid w:val="001A4CC2"/>
    <w:rsid w:val="001A7995"/>
    <w:rsid w:val="001B6AAE"/>
    <w:rsid w:val="001C4116"/>
    <w:rsid w:val="001D1A69"/>
    <w:rsid w:val="001D7DFC"/>
    <w:rsid w:val="001F07CD"/>
    <w:rsid w:val="001F0944"/>
    <w:rsid w:val="001F2CB7"/>
    <w:rsid w:val="001F42FF"/>
    <w:rsid w:val="001F50B6"/>
    <w:rsid w:val="00200339"/>
    <w:rsid w:val="002003E5"/>
    <w:rsid w:val="00203701"/>
    <w:rsid w:val="00212DA1"/>
    <w:rsid w:val="00217271"/>
    <w:rsid w:val="002212D4"/>
    <w:rsid w:val="00222605"/>
    <w:rsid w:val="002229AB"/>
    <w:rsid w:val="00230FBF"/>
    <w:rsid w:val="00231C10"/>
    <w:rsid w:val="002363FF"/>
    <w:rsid w:val="00241531"/>
    <w:rsid w:val="0024227A"/>
    <w:rsid w:val="00247EDA"/>
    <w:rsid w:val="002521F0"/>
    <w:rsid w:val="00252D08"/>
    <w:rsid w:val="00281817"/>
    <w:rsid w:val="002A0F37"/>
    <w:rsid w:val="002B5BA8"/>
    <w:rsid w:val="002C0BB3"/>
    <w:rsid w:val="002C304C"/>
    <w:rsid w:val="002C3CBF"/>
    <w:rsid w:val="002C44E9"/>
    <w:rsid w:val="002C6BA7"/>
    <w:rsid w:val="002D3D82"/>
    <w:rsid w:val="002E6030"/>
    <w:rsid w:val="002F5453"/>
    <w:rsid w:val="002F65BB"/>
    <w:rsid w:val="003134F2"/>
    <w:rsid w:val="0031399D"/>
    <w:rsid w:val="0033130B"/>
    <w:rsid w:val="00350BB8"/>
    <w:rsid w:val="00375232"/>
    <w:rsid w:val="003774B5"/>
    <w:rsid w:val="00385F0E"/>
    <w:rsid w:val="00393734"/>
    <w:rsid w:val="003D45F1"/>
    <w:rsid w:val="003D73A9"/>
    <w:rsid w:val="003F4B10"/>
    <w:rsid w:val="003F55F6"/>
    <w:rsid w:val="00411D9F"/>
    <w:rsid w:val="00450AB4"/>
    <w:rsid w:val="00450FBF"/>
    <w:rsid w:val="00464232"/>
    <w:rsid w:val="00481537"/>
    <w:rsid w:val="00485B0D"/>
    <w:rsid w:val="004875CB"/>
    <w:rsid w:val="00490FD0"/>
    <w:rsid w:val="004A1F94"/>
    <w:rsid w:val="004B321B"/>
    <w:rsid w:val="004C1341"/>
    <w:rsid w:val="004D3C18"/>
    <w:rsid w:val="004D4198"/>
    <w:rsid w:val="004D42EE"/>
    <w:rsid w:val="004F17A3"/>
    <w:rsid w:val="004F54AB"/>
    <w:rsid w:val="004F6CA3"/>
    <w:rsid w:val="005049E0"/>
    <w:rsid w:val="005142B8"/>
    <w:rsid w:val="00525AB7"/>
    <w:rsid w:val="005366C4"/>
    <w:rsid w:val="00543FAD"/>
    <w:rsid w:val="0054683B"/>
    <w:rsid w:val="00553944"/>
    <w:rsid w:val="00553CA4"/>
    <w:rsid w:val="00555946"/>
    <w:rsid w:val="00560E0E"/>
    <w:rsid w:val="00567D4C"/>
    <w:rsid w:val="0058364F"/>
    <w:rsid w:val="00585E13"/>
    <w:rsid w:val="00595D88"/>
    <w:rsid w:val="005A2614"/>
    <w:rsid w:val="005A309D"/>
    <w:rsid w:val="005A5332"/>
    <w:rsid w:val="005A5B78"/>
    <w:rsid w:val="005D3DBD"/>
    <w:rsid w:val="005D4656"/>
    <w:rsid w:val="005D75AA"/>
    <w:rsid w:val="005D77AE"/>
    <w:rsid w:val="005E096C"/>
    <w:rsid w:val="005E0EA0"/>
    <w:rsid w:val="005E2538"/>
    <w:rsid w:val="005F50AF"/>
    <w:rsid w:val="005F7229"/>
    <w:rsid w:val="005F79C5"/>
    <w:rsid w:val="00600116"/>
    <w:rsid w:val="00612E95"/>
    <w:rsid w:val="006217D3"/>
    <w:rsid w:val="00653710"/>
    <w:rsid w:val="00662BED"/>
    <w:rsid w:val="00671D16"/>
    <w:rsid w:val="006805DE"/>
    <w:rsid w:val="006D1B89"/>
    <w:rsid w:val="006D1EC7"/>
    <w:rsid w:val="006D4CE8"/>
    <w:rsid w:val="006F3E43"/>
    <w:rsid w:val="00703E9B"/>
    <w:rsid w:val="007051E3"/>
    <w:rsid w:val="00711284"/>
    <w:rsid w:val="0074038B"/>
    <w:rsid w:val="00751064"/>
    <w:rsid w:val="00753E28"/>
    <w:rsid w:val="00756840"/>
    <w:rsid w:val="00763126"/>
    <w:rsid w:val="00776C92"/>
    <w:rsid w:val="00777653"/>
    <w:rsid w:val="00777D15"/>
    <w:rsid w:val="007807F5"/>
    <w:rsid w:val="00781616"/>
    <w:rsid w:val="00781CA0"/>
    <w:rsid w:val="00782451"/>
    <w:rsid w:val="00791C45"/>
    <w:rsid w:val="00793B71"/>
    <w:rsid w:val="007B6DD5"/>
    <w:rsid w:val="007C1C0E"/>
    <w:rsid w:val="007C611A"/>
    <w:rsid w:val="007C7029"/>
    <w:rsid w:val="007E2660"/>
    <w:rsid w:val="007E6A9E"/>
    <w:rsid w:val="007E6F70"/>
    <w:rsid w:val="007F2870"/>
    <w:rsid w:val="00800358"/>
    <w:rsid w:val="00814BD2"/>
    <w:rsid w:val="008209D5"/>
    <w:rsid w:val="00821F5B"/>
    <w:rsid w:val="008229C4"/>
    <w:rsid w:val="008278FA"/>
    <w:rsid w:val="0085561C"/>
    <w:rsid w:val="00861616"/>
    <w:rsid w:val="00866974"/>
    <w:rsid w:val="0087228B"/>
    <w:rsid w:val="008730BD"/>
    <w:rsid w:val="008869BF"/>
    <w:rsid w:val="00890CB4"/>
    <w:rsid w:val="0089351C"/>
    <w:rsid w:val="008A0B49"/>
    <w:rsid w:val="008A2D19"/>
    <w:rsid w:val="008A575A"/>
    <w:rsid w:val="008C4386"/>
    <w:rsid w:val="008E2B2F"/>
    <w:rsid w:val="008E3EA1"/>
    <w:rsid w:val="0090309A"/>
    <w:rsid w:val="00926B3F"/>
    <w:rsid w:val="00932E96"/>
    <w:rsid w:val="00951062"/>
    <w:rsid w:val="00951C47"/>
    <w:rsid w:val="0095242F"/>
    <w:rsid w:val="0096203B"/>
    <w:rsid w:val="00964E66"/>
    <w:rsid w:val="009816B6"/>
    <w:rsid w:val="009872CD"/>
    <w:rsid w:val="0099516E"/>
    <w:rsid w:val="009B2C55"/>
    <w:rsid w:val="009B5D70"/>
    <w:rsid w:val="009D495F"/>
    <w:rsid w:val="009E1AD4"/>
    <w:rsid w:val="009E27BB"/>
    <w:rsid w:val="009E7441"/>
    <w:rsid w:val="009F18BF"/>
    <w:rsid w:val="009F239B"/>
    <w:rsid w:val="009F7B54"/>
    <w:rsid w:val="00A2132A"/>
    <w:rsid w:val="00A22CC7"/>
    <w:rsid w:val="00A24C0A"/>
    <w:rsid w:val="00A30A09"/>
    <w:rsid w:val="00A32625"/>
    <w:rsid w:val="00A37569"/>
    <w:rsid w:val="00A40718"/>
    <w:rsid w:val="00A41CE6"/>
    <w:rsid w:val="00A44CAF"/>
    <w:rsid w:val="00A45B53"/>
    <w:rsid w:val="00A54D90"/>
    <w:rsid w:val="00A57659"/>
    <w:rsid w:val="00A57825"/>
    <w:rsid w:val="00A65A76"/>
    <w:rsid w:val="00A7234B"/>
    <w:rsid w:val="00A84CC4"/>
    <w:rsid w:val="00AA18ED"/>
    <w:rsid w:val="00AA75A6"/>
    <w:rsid w:val="00AB33A5"/>
    <w:rsid w:val="00AC3312"/>
    <w:rsid w:val="00AD784C"/>
    <w:rsid w:val="00AE1C06"/>
    <w:rsid w:val="00AE275E"/>
    <w:rsid w:val="00AE63DE"/>
    <w:rsid w:val="00AE69F9"/>
    <w:rsid w:val="00AF4906"/>
    <w:rsid w:val="00B03AA5"/>
    <w:rsid w:val="00B10114"/>
    <w:rsid w:val="00B1766A"/>
    <w:rsid w:val="00B176E0"/>
    <w:rsid w:val="00B263F1"/>
    <w:rsid w:val="00B32431"/>
    <w:rsid w:val="00B40769"/>
    <w:rsid w:val="00B44EC2"/>
    <w:rsid w:val="00B45195"/>
    <w:rsid w:val="00B66057"/>
    <w:rsid w:val="00B66F00"/>
    <w:rsid w:val="00B77082"/>
    <w:rsid w:val="00B77860"/>
    <w:rsid w:val="00B82609"/>
    <w:rsid w:val="00B95482"/>
    <w:rsid w:val="00B96341"/>
    <w:rsid w:val="00B9655A"/>
    <w:rsid w:val="00B96F4E"/>
    <w:rsid w:val="00BA6C5E"/>
    <w:rsid w:val="00BA6D20"/>
    <w:rsid w:val="00BB0F08"/>
    <w:rsid w:val="00BB11BD"/>
    <w:rsid w:val="00BB3BBA"/>
    <w:rsid w:val="00BC2F5B"/>
    <w:rsid w:val="00BE0A1D"/>
    <w:rsid w:val="00BE672F"/>
    <w:rsid w:val="00C05EFF"/>
    <w:rsid w:val="00C213DB"/>
    <w:rsid w:val="00C260FD"/>
    <w:rsid w:val="00C31413"/>
    <w:rsid w:val="00C33167"/>
    <w:rsid w:val="00C54850"/>
    <w:rsid w:val="00C65FF5"/>
    <w:rsid w:val="00C6671E"/>
    <w:rsid w:val="00C754E2"/>
    <w:rsid w:val="00C76504"/>
    <w:rsid w:val="00C834DB"/>
    <w:rsid w:val="00C84D4A"/>
    <w:rsid w:val="00C90AFE"/>
    <w:rsid w:val="00CB1A21"/>
    <w:rsid w:val="00CC42E3"/>
    <w:rsid w:val="00CE3ECD"/>
    <w:rsid w:val="00D12935"/>
    <w:rsid w:val="00D36F22"/>
    <w:rsid w:val="00D46CEA"/>
    <w:rsid w:val="00D55AD8"/>
    <w:rsid w:val="00D63217"/>
    <w:rsid w:val="00D73E94"/>
    <w:rsid w:val="00D74BA7"/>
    <w:rsid w:val="00D77417"/>
    <w:rsid w:val="00D810F1"/>
    <w:rsid w:val="00D83BDA"/>
    <w:rsid w:val="00D86796"/>
    <w:rsid w:val="00D873C3"/>
    <w:rsid w:val="00D94FB8"/>
    <w:rsid w:val="00D9626A"/>
    <w:rsid w:val="00DA534E"/>
    <w:rsid w:val="00DB3EF0"/>
    <w:rsid w:val="00DB5223"/>
    <w:rsid w:val="00DD565C"/>
    <w:rsid w:val="00DD782D"/>
    <w:rsid w:val="00DE524A"/>
    <w:rsid w:val="00DF7846"/>
    <w:rsid w:val="00E00C0D"/>
    <w:rsid w:val="00E02579"/>
    <w:rsid w:val="00E07ADA"/>
    <w:rsid w:val="00E140AC"/>
    <w:rsid w:val="00E44481"/>
    <w:rsid w:val="00E7015B"/>
    <w:rsid w:val="00E725D5"/>
    <w:rsid w:val="00E76AA6"/>
    <w:rsid w:val="00E856FF"/>
    <w:rsid w:val="00E90FD4"/>
    <w:rsid w:val="00E916B3"/>
    <w:rsid w:val="00EB04D4"/>
    <w:rsid w:val="00EB332C"/>
    <w:rsid w:val="00EC44AA"/>
    <w:rsid w:val="00EC5595"/>
    <w:rsid w:val="00ED04E7"/>
    <w:rsid w:val="00ED29CF"/>
    <w:rsid w:val="00ED4DB7"/>
    <w:rsid w:val="00ED7E28"/>
    <w:rsid w:val="00EE1B78"/>
    <w:rsid w:val="00EE3F2A"/>
    <w:rsid w:val="00F055E3"/>
    <w:rsid w:val="00F0767F"/>
    <w:rsid w:val="00F1041A"/>
    <w:rsid w:val="00F1108D"/>
    <w:rsid w:val="00F148B9"/>
    <w:rsid w:val="00F201B6"/>
    <w:rsid w:val="00F20DAD"/>
    <w:rsid w:val="00F241D4"/>
    <w:rsid w:val="00F370BE"/>
    <w:rsid w:val="00F374DB"/>
    <w:rsid w:val="00F40D15"/>
    <w:rsid w:val="00F45411"/>
    <w:rsid w:val="00F527CB"/>
    <w:rsid w:val="00F71AEC"/>
    <w:rsid w:val="00F72FFD"/>
    <w:rsid w:val="00F76313"/>
    <w:rsid w:val="00F9175A"/>
    <w:rsid w:val="00F9323A"/>
    <w:rsid w:val="00F944E9"/>
    <w:rsid w:val="00FB2F6E"/>
    <w:rsid w:val="00FC0A79"/>
    <w:rsid w:val="00FD22BE"/>
    <w:rsid w:val="00FD2384"/>
    <w:rsid w:val="00FE1BBA"/>
    <w:rsid w:val="00FF777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C2ECE1"/>
  <w15:docId w15:val="{04267AA0-F8CF-4D99-9AE3-DB516EC96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A575A"/>
  </w:style>
  <w:style w:type="paragraph" w:styleId="Heading1">
    <w:name w:val="heading 1"/>
    <w:basedOn w:val="Normal1"/>
    <w:next w:val="Normal1"/>
    <w:rsid w:val="00B77860"/>
    <w:pPr>
      <w:keepNext/>
      <w:keepLines/>
      <w:spacing w:before="400" w:after="120"/>
      <w:outlineLvl w:val="0"/>
    </w:pPr>
    <w:rPr>
      <w:sz w:val="40"/>
      <w:szCs w:val="40"/>
    </w:rPr>
  </w:style>
  <w:style w:type="paragraph" w:styleId="Heading2">
    <w:name w:val="heading 2"/>
    <w:basedOn w:val="Normal1"/>
    <w:next w:val="Normal1"/>
    <w:rsid w:val="00B77860"/>
    <w:pPr>
      <w:keepNext/>
      <w:keepLines/>
      <w:spacing w:before="360" w:after="120"/>
      <w:outlineLvl w:val="1"/>
    </w:pPr>
    <w:rPr>
      <w:sz w:val="32"/>
      <w:szCs w:val="32"/>
    </w:rPr>
  </w:style>
  <w:style w:type="paragraph" w:styleId="Heading3">
    <w:name w:val="heading 3"/>
    <w:basedOn w:val="Normal1"/>
    <w:next w:val="Normal1"/>
    <w:rsid w:val="00B77860"/>
    <w:pPr>
      <w:keepNext/>
      <w:keepLines/>
      <w:spacing w:before="320" w:after="80"/>
      <w:outlineLvl w:val="2"/>
    </w:pPr>
    <w:rPr>
      <w:color w:val="434343"/>
      <w:sz w:val="28"/>
      <w:szCs w:val="28"/>
    </w:rPr>
  </w:style>
  <w:style w:type="paragraph" w:styleId="Heading4">
    <w:name w:val="heading 4"/>
    <w:basedOn w:val="Normal1"/>
    <w:next w:val="Normal1"/>
    <w:rsid w:val="00B77860"/>
    <w:pPr>
      <w:keepNext/>
      <w:keepLines/>
      <w:spacing w:before="280" w:after="80"/>
      <w:outlineLvl w:val="3"/>
    </w:pPr>
    <w:rPr>
      <w:color w:val="666666"/>
      <w:sz w:val="24"/>
      <w:szCs w:val="24"/>
    </w:rPr>
  </w:style>
  <w:style w:type="paragraph" w:styleId="Heading5">
    <w:name w:val="heading 5"/>
    <w:basedOn w:val="Normal1"/>
    <w:next w:val="Normal1"/>
    <w:rsid w:val="00B77860"/>
    <w:pPr>
      <w:keepNext/>
      <w:keepLines/>
      <w:spacing w:before="240" w:after="80"/>
      <w:outlineLvl w:val="4"/>
    </w:pPr>
    <w:rPr>
      <w:color w:val="666666"/>
    </w:rPr>
  </w:style>
  <w:style w:type="paragraph" w:styleId="Heading6">
    <w:name w:val="heading 6"/>
    <w:basedOn w:val="Normal1"/>
    <w:next w:val="Normal1"/>
    <w:rsid w:val="00B77860"/>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77860"/>
  </w:style>
  <w:style w:type="paragraph" w:styleId="Title">
    <w:name w:val="Title"/>
    <w:basedOn w:val="Normal1"/>
    <w:next w:val="Normal1"/>
    <w:rsid w:val="00B77860"/>
    <w:pPr>
      <w:keepNext/>
      <w:keepLines/>
      <w:spacing w:after="60"/>
    </w:pPr>
    <w:rPr>
      <w:sz w:val="52"/>
      <w:szCs w:val="52"/>
    </w:rPr>
  </w:style>
  <w:style w:type="paragraph" w:styleId="Subtitle">
    <w:name w:val="Subtitle"/>
    <w:basedOn w:val="Normal1"/>
    <w:next w:val="Normal1"/>
    <w:rsid w:val="00B77860"/>
    <w:pPr>
      <w:keepNext/>
      <w:keepLines/>
      <w:spacing w:after="320"/>
    </w:pPr>
    <w:rPr>
      <w:color w:val="666666"/>
      <w:sz w:val="30"/>
      <w:szCs w:val="30"/>
    </w:rPr>
  </w:style>
  <w:style w:type="paragraph" w:styleId="ListParagraph">
    <w:name w:val="List Paragraph"/>
    <w:basedOn w:val="Normal"/>
    <w:rsid w:val="00FD22BE"/>
    <w:pPr>
      <w:ind w:left="720"/>
    </w:pPr>
  </w:style>
  <w:style w:type="table" w:styleId="TableGrid">
    <w:name w:val="Table Grid"/>
    <w:basedOn w:val="TableNormal"/>
    <w:rsid w:val="00926B3F"/>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rsid w:val="007C7029"/>
    <w:rPr>
      <w:color w:val="0000FF" w:themeColor="hyperlink"/>
      <w:u w:val="single"/>
    </w:rPr>
  </w:style>
  <w:style w:type="character" w:styleId="FollowedHyperlink">
    <w:name w:val="FollowedHyperlink"/>
    <w:basedOn w:val="DefaultParagraphFont"/>
    <w:rsid w:val="00A37569"/>
    <w:rPr>
      <w:color w:val="800080" w:themeColor="followedHyperlink"/>
      <w:u w:val="single"/>
    </w:rPr>
  </w:style>
  <w:style w:type="paragraph" w:styleId="NormalWeb">
    <w:name w:val="Normal (Web)"/>
    <w:basedOn w:val="Normal"/>
    <w:uiPriority w:val="99"/>
    <w:rsid w:val="00AA18ED"/>
    <w:pPr>
      <w:spacing w:beforeLines="1" w:afterLines="1" w:line="240" w:lineRule="auto"/>
      <w:contextualSpacing w:val="0"/>
    </w:pPr>
    <w:rPr>
      <w:rFonts w:ascii="Times" w:hAnsi="Times" w:cs="Times New Roman"/>
      <w:sz w:val="20"/>
      <w:szCs w:val="20"/>
    </w:rPr>
  </w:style>
  <w:style w:type="character" w:styleId="LineNumber">
    <w:name w:val="line number"/>
    <w:basedOn w:val="DefaultParagraphFont"/>
    <w:rsid w:val="00932E96"/>
  </w:style>
  <w:style w:type="paragraph" w:styleId="BalloonText">
    <w:name w:val="Balloon Text"/>
    <w:basedOn w:val="Normal"/>
    <w:link w:val="BalloonTextChar"/>
    <w:semiHidden/>
    <w:unhideWhenUsed/>
    <w:rsid w:val="00154AA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154AA2"/>
    <w:rPr>
      <w:rFonts w:ascii="Segoe UI" w:hAnsi="Segoe UI" w:cs="Segoe UI"/>
      <w:sz w:val="18"/>
      <w:szCs w:val="18"/>
    </w:rPr>
  </w:style>
  <w:style w:type="character" w:styleId="CommentReference">
    <w:name w:val="annotation reference"/>
    <w:basedOn w:val="DefaultParagraphFont"/>
    <w:semiHidden/>
    <w:unhideWhenUsed/>
    <w:rsid w:val="00F374DB"/>
    <w:rPr>
      <w:sz w:val="18"/>
      <w:szCs w:val="18"/>
    </w:rPr>
  </w:style>
  <w:style w:type="paragraph" w:styleId="CommentText">
    <w:name w:val="annotation text"/>
    <w:basedOn w:val="Normal"/>
    <w:link w:val="CommentTextChar"/>
    <w:semiHidden/>
    <w:unhideWhenUsed/>
    <w:rsid w:val="00F374DB"/>
    <w:pPr>
      <w:spacing w:line="240" w:lineRule="auto"/>
    </w:pPr>
    <w:rPr>
      <w:sz w:val="24"/>
      <w:szCs w:val="24"/>
    </w:rPr>
  </w:style>
  <w:style w:type="character" w:customStyle="1" w:styleId="CommentTextChar">
    <w:name w:val="Comment Text Char"/>
    <w:basedOn w:val="DefaultParagraphFont"/>
    <w:link w:val="CommentText"/>
    <w:semiHidden/>
    <w:rsid w:val="00F374DB"/>
    <w:rPr>
      <w:sz w:val="24"/>
      <w:szCs w:val="24"/>
    </w:rPr>
  </w:style>
  <w:style w:type="paragraph" w:styleId="CommentSubject">
    <w:name w:val="annotation subject"/>
    <w:basedOn w:val="CommentText"/>
    <w:next w:val="CommentText"/>
    <w:link w:val="CommentSubjectChar"/>
    <w:semiHidden/>
    <w:unhideWhenUsed/>
    <w:rsid w:val="00F374DB"/>
    <w:rPr>
      <w:b/>
      <w:bCs/>
      <w:sz w:val="20"/>
      <w:szCs w:val="20"/>
    </w:rPr>
  </w:style>
  <w:style w:type="character" w:customStyle="1" w:styleId="CommentSubjectChar">
    <w:name w:val="Comment Subject Char"/>
    <w:basedOn w:val="CommentTextChar"/>
    <w:link w:val="CommentSubject"/>
    <w:semiHidden/>
    <w:rsid w:val="00F374DB"/>
    <w:rPr>
      <w:b/>
      <w:bCs/>
      <w:sz w:val="20"/>
      <w:szCs w:val="20"/>
    </w:rPr>
  </w:style>
  <w:style w:type="character" w:styleId="PlaceholderText">
    <w:name w:val="Placeholder Text"/>
    <w:basedOn w:val="DefaultParagraphFont"/>
    <w:semiHidden/>
    <w:rsid w:val="002C44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1082">
      <w:bodyDiv w:val="1"/>
      <w:marLeft w:val="0"/>
      <w:marRight w:val="0"/>
      <w:marTop w:val="0"/>
      <w:marBottom w:val="0"/>
      <w:divBdr>
        <w:top w:val="none" w:sz="0" w:space="0" w:color="auto"/>
        <w:left w:val="none" w:sz="0" w:space="0" w:color="auto"/>
        <w:bottom w:val="none" w:sz="0" w:space="0" w:color="auto"/>
        <w:right w:val="none" w:sz="0" w:space="0" w:color="auto"/>
      </w:divBdr>
      <w:divsChild>
        <w:div w:id="371807758">
          <w:marLeft w:val="0"/>
          <w:marRight w:val="0"/>
          <w:marTop w:val="0"/>
          <w:marBottom w:val="0"/>
          <w:divBdr>
            <w:top w:val="none" w:sz="0" w:space="0" w:color="auto"/>
            <w:left w:val="none" w:sz="0" w:space="0" w:color="auto"/>
            <w:bottom w:val="none" w:sz="0" w:space="0" w:color="auto"/>
            <w:right w:val="none" w:sz="0" w:space="0" w:color="auto"/>
          </w:divBdr>
          <w:divsChild>
            <w:div w:id="395707977">
              <w:marLeft w:val="0"/>
              <w:marRight w:val="0"/>
              <w:marTop w:val="0"/>
              <w:marBottom w:val="0"/>
              <w:divBdr>
                <w:top w:val="none" w:sz="0" w:space="0" w:color="auto"/>
                <w:left w:val="none" w:sz="0" w:space="0" w:color="auto"/>
                <w:bottom w:val="none" w:sz="0" w:space="0" w:color="auto"/>
                <w:right w:val="none" w:sz="0" w:space="0" w:color="auto"/>
              </w:divBdr>
              <w:divsChild>
                <w:div w:id="1376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0050">
      <w:bodyDiv w:val="1"/>
      <w:marLeft w:val="0"/>
      <w:marRight w:val="0"/>
      <w:marTop w:val="0"/>
      <w:marBottom w:val="0"/>
      <w:divBdr>
        <w:top w:val="none" w:sz="0" w:space="0" w:color="auto"/>
        <w:left w:val="none" w:sz="0" w:space="0" w:color="auto"/>
        <w:bottom w:val="none" w:sz="0" w:space="0" w:color="auto"/>
        <w:right w:val="none" w:sz="0" w:space="0" w:color="auto"/>
      </w:divBdr>
    </w:div>
    <w:div w:id="122771804">
      <w:bodyDiv w:val="1"/>
      <w:marLeft w:val="0"/>
      <w:marRight w:val="0"/>
      <w:marTop w:val="0"/>
      <w:marBottom w:val="0"/>
      <w:divBdr>
        <w:top w:val="none" w:sz="0" w:space="0" w:color="auto"/>
        <w:left w:val="none" w:sz="0" w:space="0" w:color="auto"/>
        <w:bottom w:val="none" w:sz="0" w:space="0" w:color="auto"/>
        <w:right w:val="none" w:sz="0" w:space="0" w:color="auto"/>
      </w:divBdr>
      <w:divsChild>
        <w:div w:id="2109545040">
          <w:marLeft w:val="0"/>
          <w:marRight w:val="0"/>
          <w:marTop w:val="0"/>
          <w:marBottom w:val="0"/>
          <w:divBdr>
            <w:top w:val="none" w:sz="0" w:space="0" w:color="auto"/>
            <w:left w:val="none" w:sz="0" w:space="0" w:color="auto"/>
            <w:bottom w:val="none" w:sz="0" w:space="0" w:color="auto"/>
            <w:right w:val="none" w:sz="0" w:space="0" w:color="auto"/>
          </w:divBdr>
          <w:divsChild>
            <w:div w:id="1471896769">
              <w:marLeft w:val="0"/>
              <w:marRight w:val="0"/>
              <w:marTop w:val="0"/>
              <w:marBottom w:val="0"/>
              <w:divBdr>
                <w:top w:val="none" w:sz="0" w:space="0" w:color="auto"/>
                <w:left w:val="none" w:sz="0" w:space="0" w:color="auto"/>
                <w:bottom w:val="none" w:sz="0" w:space="0" w:color="auto"/>
                <w:right w:val="none" w:sz="0" w:space="0" w:color="auto"/>
              </w:divBdr>
              <w:divsChild>
                <w:div w:id="6071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4138">
      <w:bodyDiv w:val="1"/>
      <w:marLeft w:val="0"/>
      <w:marRight w:val="0"/>
      <w:marTop w:val="0"/>
      <w:marBottom w:val="0"/>
      <w:divBdr>
        <w:top w:val="none" w:sz="0" w:space="0" w:color="auto"/>
        <w:left w:val="none" w:sz="0" w:space="0" w:color="auto"/>
        <w:bottom w:val="none" w:sz="0" w:space="0" w:color="auto"/>
        <w:right w:val="none" w:sz="0" w:space="0" w:color="auto"/>
      </w:divBdr>
      <w:divsChild>
        <w:div w:id="668601695">
          <w:marLeft w:val="0"/>
          <w:marRight w:val="0"/>
          <w:marTop w:val="0"/>
          <w:marBottom w:val="0"/>
          <w:divBdr>
            <w:top w:val="none" w:sz="0" w:space="0" w:color="auto"/>
            <w:left w:val="none" w:sz="0" w:space="0" w:color="auto"/>
            <w:bottom w:val="none" w:sz="0" w:space="0" w:color="auto"/>
            <w:right w:val="none" w:sz="0" w:space="0" w:color="auto"/>
          </w:divBdr>
          <w:divsChild>
            <w:div w:id="1095051198">
              <w:marLeft w:val="0"/>
              <w:marRight w:val="0"/>
              <w:marTop w:val="0"/>
              <w:marBottom w:val="0"/>
              <w:divBdr>
                <w:top w:val="none" w:sz="0" w:space="0" w:color="auto"/>
                <w:left w:val="none" w:sz="0" w:space="0" w:color="auto"/>
                <w:bottom w:val="none" w:sz="0" w:space="0" w:color="auto"/>
                <w:right w:val="none" w:sz="0" w:space="0" w:color="auto"/>
              </w:divBdr>
              <w:divsChild>
                <w:div w:id="136524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33078">
      <w:bodyDiv w:val="1"/>
      <w:marLeft w:val="0"/>
      <w:marRight w:val="0"/>
      <w:marTop w:val="0"/>
      <w:marBottom w:val="0"/>
      <w:divBdr>
        <w:top w:val="none" w:sz="0" w:space="0" w:color="auto"/>
        <w:left w:val="none" w:sz="0" w:space="0" w:color="auto"/>
        <w:bottom w:val="none" w:sz="0" w:space="0" w:color="auto"/>
        <w:right w:val="none" w:sz="0" w:space="0" w:color="auto"/>
      </w:divBdr>
    </w:div>
    <w:div w:id="243951345">
      <w:bodyDiv w:val="1"/>
      <w:marLeft w:val="0"/>
      <w:marRight w:val="0"/>
      <w:marTop w:val="0"/>
      <w:marBottom w:val="0"/>
      <w:divBdr>
        <w:top w:val="none" w:sz="0" w:space="0" w:color="auto"/>
        <w:left w:val="none" w:sz="0" w:space="0" w:color="auto"/>
        <w:bottom w:val="none" w:sz="0" w:space="0" w:color="auto"/>
        <w:right w:val="none" w:sz="0" w:space="0" w:color="auto"/>
      </w:divBdr>
    </w:div>
    <w:div w:id="332338216">
      <w:bodyDiv w:val="1"/>
      <w:marLeft w:val="0"/>
      <w:marRight w:val="0"/>
      <w:marTop w:val="0"/>
      <w:marBottom w:val="0"/>
      <w:divBdr>
        <w:top w:val="none" w:sz="0" w:space="0" w:color="auto"/>
        <w:left w:val="none" w:sz="0" w:space="0" w:color="auto"/>
        <w:bottom w:val="none" w:sz="0" w:space="0" w:color="auto"/>
        <w:right w:val="none" w:sz="0" w:space="0" w:color="auto"/>
      </w:divBdr>
    </w:div>
    <w:div w:id="385035000">
      <w:bodyDiv w:val="1"/>
      <w:marLeft w:val="0"/>
      <w:marRight w:val="0"/>
      <w:marTop w:val="0"/>
      <w:marBottom w:val="0"/>
      <w:divBdr>
        <w:top w:val="none" w:sz="0" w:space="0" w:color="auto"/>
        <w:left w:val="none" w:sz="0" w:space="0" w:color="auto"/>
        <w:bottom w:val="none" w:sz="0" w:space="0" w:color="auto"/>
        <w:right w:val="none" w:sz="0" w:space="0" w:color="auto"/>
      </w:divBdr>
    </w:div>
    <w:div w:id="739837700">
      <w:bodyDiv w:val="1"/>
      <w:marLeft w:val="0"/>
      <w:marRight w:val="0"/>
      <w:marTop w:val="0"/>
      <w:marBottom w:val="0"/>
      <w:divBdr>
        <w:top w:val="none" w:sz="0" w:space="0" w:color="auto"/>
        <w:left w:val="none" w:sz="0" w:space="0" w:color="auto"/>
        <w:bottom w:val="none" w:sz="0" w:space="0" w:color="auto"/>
        <w:right w:val="none" w:sz="0" w:space="0" w:color="auto"/>
      </w:divBdr>
    </w:div>
    <w:div w:id="1163198687">
      <w:bodyDiv w:val="1"/>
      <w:marLeft w:val="0"/>
      <w:marRight w:val="0"/>
      <w:marTop w:val="0"/>
      <w:marBottom w:val="0"/>
      <w:divBdr>
        <w:top w:val="none" w:sz="0" w:space="0" w:color="auto"/>
        <w:left w:val="none" w:sz="0" w:space="0" w:color="auto"/>
        <w:bottom w:val="none" w:sz="0" w:space="0" w:color="auto"/>
        <w:right w:val="none" w:sz="0" w:space="0" w:color="auto"/>
      </w:divBdr>
    </w:div>
    <w:div w:id="1187408130">
      <w:bodyDiv w:val="1"/>
      <w:marLeft w:val="0"/>
      <w:marRight w:val="0"/>
      <w:marTop w:val="0"/>
      <w:marBottom w:val="0"/>
      <w:divBdr>
        <w:top w:val="none" w:sz="0" w:space="0" w:color="auto"/>
        <w:left w:val="none" w:sz="0" w:space="0" w:color="auto"/>
        <w:bottom w:val="none" w:sz="0" w:space="0" w:color="auto"/>
        <w:right w:val="none" w:sz="0" w:space="0" w:color="auto"/>
      </w:divBdr>
    </w:div>
    <w:div w:id="1263883121">
      <w:bodyDiv w:val="1"/>
      <w:marLeft w:val="0"/>
      <w:marRight w:val="0"/>
      <w:marTop w:val="0"/>
      <w:marBottom w:val="0"/>
      <w:divBdr>
        <w:top w:val="none" w:sz="0" w:space="0" w:color="auto"/>
        <w:left w:val="none" w:sz="0" w:space="0" w:color="auto"/>
        <w:bottom w:val="none" w:sz="0" w:space="0" w:color="auto"/>
        <w:right w:val="none" w:sz="0" w:space="0" w:color="auto"/>
      </w:divBdr>
    </w:div>
    <w:div w:id="1378506672">
      <w:bodyDiv w:val="1"/>
      <w:marLeft w:val="0"/>
      <w:marRight w:val="0"/>
      <w:marTop w:val="0"/>
      <w:marBottom w:val="0"/>
      <w:divBdr>
        <w:top w:val="none" w:sz="0" w:space="0" w:color="auto"/>
        <w:left w:val="none" w:sz="0" w:space="0" w:color="auto"/>
        <w:bottom w:val="none" w:sz="0" w:space="0" w:color="auto"/>
        <w:right w:val="none" w:sz="0" w:space="0" w:color="auto"/>
      </w:divBdr>
    </w:div>
    <w:div w:id="1392537534">
      <w:bodyDiv w:val="1"/>
      <w:marLeft w:val="0"/>
      <w:marRight w:val="0"/>
      <w:marTop w:val="0"/>
      <w:marBottom w:val="0"/>
      <w:divBdr>
        <w:top w:val="none" w:sz="0" w:space="0" w:color="auto"/>
        <w:left w:val="none" w:sz="0" w:space="0" w:color="auto"/>
        <w:bottom w:val="none" w:sz="0" w:space="0" w:color="auto"/>
        <w:right w:val="none" w:sz="0" w:space="0" w:color="auto"/>
      </w:divBdr>
    </w:div>
    <w:div w:id="1424184490">
      <w:bodyDiv w:val="1"/>
      <w:marLeft w:val="0"/>
      <w:marRight w:val="0"/>
      <w:marTop w:val="0"/>
      <w:marBottom w:val="0"/>
      <w:divBdr>
        <w:top w:val="none" w:sz="0" w:space="0" w:color="auto"/>
        <w:left w:val="none" w:sz="0" w:space="0" w:color="auto"/>
        <w:bottom w:val="none" w:sz="0" w:space="0" w:color="auto"/>
        <w:right w:val="none" w:sz="0" w:space="0" w:color="auto"/>
      </w:divBdr>
    </w:div>
    <w:div w:id="1603108410">
      <w:bodyDiv w:val="1"/>
      <w:marLeft w:val="0"/>
      <w:marRight w:val="0"/>
      <w:marTop w:val="0"/>
      <w:marBottom w:val="0"/>
      <w:divBdr>
        <w:top w:val="none" w:sz="0" w:space="0" w:color="auto"/>
        <w:left w:val="none" w:sz="0" w:space="0" w:color="auto"/>
        <w:bottom w:val="none" w:sz="0" w:space="0" w:color="auto"/>
        <w:right w:val="none" w:sz="0" w:space="0" w:color="auto"/>
      </w:divBdr>
      <w:divsChild>
        <w:div w:id="1499350066">
          <w:marLeft w:val="0"/>
          <w:marRight w:val="0"/>
          <w:marTop w:val="0"/>
          <w:marBottom w:val="0"/>
          <w:divBdr>
            <w:top w:val="none" w:sz="0" w:space="0" w:color="auto"/>
            <w:left w:val="none" w:sz="0" w:space="0" w:color="auto"/>
            <w:bottom w:val="none" w:sz="0" w:space="0" w:color="auto"/>
            <w:right w:val="none" w:sz="0" w:space="0" w:color="auto"/>
          </w:divBdr>
          <w:divsChild>
            <w:div w:id="2091078717">
              <w:marLeft w:val="0"/>
              <w:marRight w:val="0"/>
              <w:marTop w:val="0"/>
              <w:marBottom w:val="0"/>
              <w:divBdr>
                <w:top w:val="none" w:sz="0" w:space="0" w:color="auto"/>
                <w:left w:val="none" w:sz="0" w:space="0" w:color="auto"/>
                <w:bottom w:val="none" w:sz="0" w:space="0" w:color="auto"/>
                <w:right w:val="none" w:sz="0" w:space="0" w:color="auto"/>
              </w:divBdr>
              <w:divsChild>
                <w:div w:id="18570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911856">
      <w:bodyDiv w:val="1"/>
      <w:marLeft w:val="0"/>
      <w:marRight w:val="0"/>
      <w:marTop w:val="0"/>
      <w:marBottom w:val="0"/>
      <w:divBdr>
        <w:top w:val="none" w:sz="0" w:space="0" w:color="auto"/>
        <w:left w:val="none" w:sz="0" w:space="0" w:color="auto"/>
        <w:bottom w:val="none" w:sz="0" w:space="0" w:color="auto"/>
        <w:right w:val="none" w:sz="0" w:space="0" w:color="auto"/>
      </w:divBdr>
      <w:divsChild>
        <w:div w:id="2146925402">
          <w:marLeft w:val="0"/>
          <w:marRight w:val="0"/>
          <w:marTop w:val="0"/>
          <w:marBottom w:val="0"/>
          <w:divBdr>
            <w:top w:val="none" w:sz="0" w:space="0" w:color="auto"/>
            <w:left w:val="none" w:sz="0" w:space="0" w:color="auto"/>
            <w:bottom w:val="none" w:sz="0" w:space="0" w:color="auto"/>
            <w:right w:val="none" w:sz="0" w:space="0" w:color="auto"/>
          </w:divBdr>
          <w:divsChild>
            <w:div w:id="1816020239">
              <w:marLeft w:val="0"/>
              <w:marRight w:val="0"/>
              <w:marTop w:val="0"/>
              <w:marBottom w:val="0"/>
              <w:divBdr>
                <w:top w:val="none" w:sz="0" w:space="0" w:color="auto"/>
                <w:left w:val="none" w:sz="0" w:space="0" w:color="auto"/>
                <w:bottom w:val="none" w:sz="0" w:space="0" w:color="auto"/>
                <w:right w:val="none" w:sz="0" w:space="0" w:color="auto"/>
              </w:divBdr>
              <w:divsChild>
                <w:div w:id="772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142524">
      <w:bodyDiv w:val="1"/>
      <w:marLeft w:val="0"/>
      <w:marRight w:val="0"/>
      <w:marTop w:val="0"/>
      <w:marBottom w:val="0"/>
      <w:divBdr>
        <w:top w:val="none" w:sz="0" w:space="0" w:color="auto"/>
        <w:left w:val="none" w:sz="0" w:space="0" w:color="auto"/>
        <w:bottom w:val="none" w:sz="0" w:space="0" w:color="auto"/>
        <w:right w:val="none" w:sz="0" w:space="0" w:color="auto"/>
      </w:divBdr>
    </w:div>
    <w:div w:id="18519898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eerj.com/about/author-instructions" TargetMode="External"/><Relationship Id="rId13" Type="http://schemas.microsoft.com/office/2018/08/relationships/commentsExtensible" Target="commentsExtensible.xml"/><Relationship Id="rId18" Type="http://schemas.openxmlformats.org/officeDocument/2006/relationships/image" Target="media/image1.png"/><Relationship Id="rId26"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hyperlink" Target="https://peerj.com/about/policies-and-procedures/" TargetMode="External"/><Relationship Id="rId34" Type="http://schemas.openxmlformats.org/officeDocument/2006/relationships/fontTable" Target="fontTable.xml"/><Relationship Id="rId7" Type="http://schemas.openxmlformats.org/officeDocument/2006/relationships/hyperlink" Target="https://peerj.com/about/author-instructions/" TargetMode="External"/><Relationship Id="rId12" Type="http://schemas.microsoft.com/office/2016/09/relationships/commentsIds" Target="commentsIds.xml"/><Relationship Id="rId17" Type="http://schemas.openxmlformats.org/officeDocument/2006/relationships/hyperlink" Target="https://peerj.com/about/author-instructions/" TargetMode="External"/><Relationship Id="rId25" Type="http://schemas.openxmlformats.org/officeDocument/2006/relationships/image" Target="media/image4.png"/><Relationship Id="rId33"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peerj.com/about/author-instructions/" TargetMode="External"/><Relationship Id="rId20" Type="http://schemas.openxmlformats.org/officeDocument/2006/relationships/hyperlink" Target="https://peerj.com/about/policies-and-procedures/"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peerj.com/about/author-instructions" TargetMode="External"/><Relationship Id="rId11" Type="http://schemas.microsoft.com/office/2011/relationships/commentsExtended" Target="commentsExtended.xml"/><Relationship Id="rId24" Type="http://schemas.openxmlformats.org/officeDocument/2006/relationships/image" Target="media/image3.png"/><Relationship Id="rId32"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https://peerj.com/about/author-instructions/" TargetMode="External"/><Relationship Id="rId23" Type="http://schemas.openxmlformats.org/officeDocument/2006/relationships/hyperlink" Target="https://peerj.com/about/policies-and-procedures/" TargetMode="External"/><Relationship Id="rId28" Type="http://schemas.openxmlformats.org/officeDocument/2006/relationships/image" Target="media/image7.jpe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2.jfif"/><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yperlink" Target="https://peerj.com/about/author-instructions/" TargetMode="External"/><Relationship Id="rId14" Type="http://schemas.openxmlformats.org/officeDocument/2006/relationships/hyperlink" Target="https://peerj.com/about/author-instructions/" TargetMode="External"/><Relationship Id="rId22" Type="http://schemas.openxmlformats.org/officeDocument/2006/relationships/hyperlink" Target="https://peerj.com/about/policies-and-procedures/" TargetMode="External"/><Relationship Id="rId27" Type="http://schemas.openxmlformats.org/officeDocument/2006/relationships/image" Target="media/image6.png"/><Relationship Id="rId30" Type="http://schemas.openxmlformats.org/officeDocument/2006/relationships/image" Target="media/image9.jpeg"/><Relationship Id="rId35"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amza\Dropbox\Zebrafish%20Experiment\BIG%20EXPERIMENT\F1_Methods_Chapter_Analysis\Planning\Anxiety%20Studies%20Systematic%20Search\Systematic%20extracti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080" b="0" i="0" u="none" strike="noStrike" kern="1200" spc="0" baseline="0">
                <a:solidFill>
                  <a:schemeClr val="dk1"/>
                </a:solidFill>
                <a:latin typeface="+mn-lt"/>
                <a:ea typeface="+mn-ea"/>
                <a:cs typeface="+mn-cs"/>
              </a:defRPr>
            </a:pPr>
            <a:r>
              <a:rPr lang="en-AU"/>
              <a:t>Mean dimensions</a:t>
            </a:r>
          </a:p>
        </c:rich>
      </c:tx>
      <c:overlay val="0"/>
      <c:spPr>
        <a:noFill/>
        <a:ln>
          <a:noFill/>
        </a:ln>
        <a:effectLst/>
      </c:spPr>
      <c:txPr>
        <a:bodyPr rot="0" spcFirstLastPara="1" vertOverflow="ellipsis" vert="horz" wrap="square" anchor="ctr" anchorCtr="1"/>
        <a:lstStyle/>
        <a:p>
          <a:pPr>
            <a:defRPr lang="en-US" sz="1080" b="0" i="0" u="none" strike="noStrike" kern="1200" spc="0" baseline="0">
              <a:solidFill>
                <a:schemeClr val="dk1"/>
              </a:solidFill>
              <a:latin typeface="+mn-lt"/>
              <a:ea typeface="+mn-ea"/>
              <a:cs typeface="+mn-cs"/>
            </a:defRPr>
          </a:pPr>
          <a:endParaRPr lang="en-US"/>
        </a:p>
      </c:txPr>
    </c:title>
    <c:autoTitleDeleted val="0"/>
    <c:plotArea>
      <c:layout/>
      <c:barChart>
        <c:barDir val="col"/>
        <c:grouping val="clustered"/>
        <c:varyColors val="1"/>
        <c:ser>
          <c:idx val="0"/>
          <c:order val="0"/>
          <c:tx>
            <c:strRef>
              <c:f>Plots!$V$2</c:f>
              <c:strCache>
                <c:ptCount val="1"/>
                <c:pt idx="0">
                  <c:v>Mean</c:v>
                </c:pt>
              </c:strCache>
            </c:strRef>
          </c:tx>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1500-4493-B5C2-9FA9429FFEA8}"/>
              </c:ext>
            </c:extLst>
          </c:dPt>
          <c:dPt>
            <c:idx val="1"/>
            <c:invertIfNegative val="0"/>
            <c:bubble3D val="0"/>
            <c:spPr>
              <a:solidFill>
                <a:schemeClr val="accent2"/>
              </a:solidFill>
              <a:ln>
                <a:noFill/>
              </a:ln>
              <a:effectLst/>
            </c:spPr>
            <c:extLst>
              <c:ext xmlns:c16="http://schemas.microsoft.com/office/drawing/2014/chart" uri="{C3380CC4-5D6E-409C-BE32-E72D297353CC}">
                <c16:uniqueId val="{00000003-1500-4493-B5C2-9FA9429FFEA8}"/>
              </c:ext>
            </c:extLst>
          </c:dPt>
          <c:dPt>
            <c:idx val="2"/>
            <c:invertIfNegative val="0"/>
            <c:bubble3D val="0"/>
            <c:spPr>
              <a:solidFill>
                <a:schemeClr val="accent3"/>
              </a:solidFill>
              <a:ln>
                <a:noFill/>
              </a:ln>
              <a:effectLst/>
            </c:spPr>
            <c:extLst>
              <c:ext xmlns:c16="http://schemas.microsoft.com/office/drawing/2014/chart" uri="{C3380CC4-5D6E-409C-BE32-E72D297353CC}">
                <c16:uniqueId val="{00000005-1500-4493-B5C2-9FA9429FFEA8}"/>
              </c:ext>
            </c:extLst>
          </c:dPt>
          <c:dPt>
            <c:idx val="3"/>
            <c:invertIfNegative val="0"/>
            <c:bubble3D val="0"/>
            <c:spPr>
              <a:solidFill>
                <a:schemeClr val="accent4"/>
              </a:solidFill>
              <a:ln>
                <a:noFill/>
              </a:ln>
              <a:effectLst/>
            </c:spPr>
            <c:extLst>
              <c:ext xmlns:c16="http://schemas.microsoft.com/office/drawing/2014/chart" uri="{C3380CC4-5D6E-409C-BE32-E72D297353CC}">
                <c16:uniqueId val="{00000007-1500-4493-B5C2-9FA9429FFEA8}"/>
              </c:ext>
            </c:extLst>
          </c:dPt>
          <c:errBars>
            <c:errBarType val="both"/>
            <c:errValType val="cust"/>
            <c:noEndCap val="0"/>
            <c:plus>
              <c:numRef>
                <c:f>Plots!$W$3:$Z$3</c:f>
                <c:numCache>
                  <c:formatCode>General</c:formatCode>
                  <c:ptCount val="4"/>
                  <c:pt idx="0">
                    <c:v>6.4598670538131948</c:v>
                  </c:pt>
                  <c:pt idx="1">
                    <c:v>3.5118066168691211</c:v>
                  </c:pt>
                  <c:pt idx="2">
                    <c:v>3.3270579369961268</c:v>
                  </c:pt>
                  <c:pt idx="3">
                    <c:v>0.79429052361049557</c:v>
                  </c:pt>
                </c:numCache>
              </c:numRef>
            </c:plus>
            <c:minus>
              <c:numRef>
                <c:f>Plots!$W$3:$Z$3</c:f>
                <c:numCache>
                  <c:formatCode>General</c:formatCode>
                  <c:ptCount val="4"/>
                  <c:pt idx="0">
                    <c:v>6.4598670538131948</c:v>
                  </c:pt>
                  <c:pt idx="1">
                    <c:v>3.5118066168691211</c:v>
                  </c:pt>
                  <c:pt idx="2">
                    <c:v>3.3270579369961268</c:v>
                  </c:pt>
                  <c:pt idx="3">
                    <c:v>0.79429052361049557</c:v>
                  </c:pt>
                </c:numCache>
              </c:numRef>
            </c:minus>
            <c:spPr>
              <a:noFill/>
              <a:ln w="9525" cap="flat" cmpd="sng" algn="ctr">
                <a:solidFill>
                  <a:schemeClr val="tx1">
                    <a:lumMod val="65000"/>
                    <a:lumOff val="35000"/>
                  </a:schemeClr>
                </a:solidFill>
                <a:round/>
              </a:ln>
              <a:effectLst/>
            </c:spPr>
          </c:errBars>
          <c:cat>
            <c:strRef>
              <c:f>Plots!$W$1:$Z$1</c:f>
              <c:strCache>
                <c:ptCount val="4"/>
                <c:pt idx="0">
                  <c:v>width_cm</c:v>
                </c:pt>
                <c:pt idx="1">
                  <c:v>height_cm</c:v>
                </c:pt>
                <c:pt idx="2">
                  <c:v>length_cm</c:v>
                </c:pt>
                <c:pt idx="3">
                  <c:v>top_cm</c:v>
                </c:pt>
              </c:strCache>
            </c:strRef>
          </c:cat>
          <c:val>
            <c:numRef>
              <c:f>Plots!$W$2:$Z$2</c:f>
              <c:numCache>
                <c:formatCode>General</c:formatCode>
                <c:ptCount val="4"/>
                <c:pt idx="0">
                  <c:v>10.780000000000001</c:v>
                </c:pt>
                <c:pt idx="1">
                  <c:v>18.241666666666667</c:v>
                </c:pt>
                <c:pt idx="2">
                  <c:v>23.28125</c:v>
                </c:pt>
                <c:pt idx="3">
                  <c:v>27.838461538461537</c:v>
                </c:pt>
              </c:numCache>
            </c:numRef>
          </c:val>
          <c:extLst>
            <c:ext xmlns:c16="http://schemas.microsoft.com/office/drawing/2014/chart" uri="{C3380CC4-5D6E-409C-BE32-E72D297353CC}">
              <c16:uniqueId val="{00000008-1500-4493-B5C2-9FA9429FFEA8}"/>
            </c:ext>
          </c:extLst>
        </c:ser>
        <c:dLbls>
          <c:showLegendKey val="0"/>
          <c:showVal val="0"/>
          <c:showCatName val="0"/>
          <c:showSerName val="0"/>
          <c:showPercent val="0"/>
          <c:showBubbleSize val="0"/>
        </c:dLbls>
        <c:gapWidth val="219"/>
        <c:overlap val="-27"/>
        <c:axId val="648695064"/>
        <c:axId val="648696376"/>
      </c:barChart>
      <c:catAx>
        <c:axId val="648695064"/>
        <c:scaling>
          <c:orientation val="minMax"/>
        </c:scaling>
        <c:delete val="0"/>
        <c:axPos val="b"/>
        <c:title>
          <c:tx>
            <c:rich>
              <a:bodyPr rot="0" spcFirstLastPara="1" vertOverflow="ellipsis" vert="horz" wrap="square" anchor="ctr" anchorCtr="1"/>
              <a:lstStyle/>
              <a:p>
                <a:pPr>
                  <a:defRPr lang="en-US" sz="900" b="0" i="0" u="none" strike="noStrike" kern="1200" baseline="0">
                    <a:solidFill>
                      <a:schemeClr val="dk1"/>
                    </a:solidFill>
                    <a:latin typeface="+mn-lt"/>
                    <a:ea typeface="+mn-ea"/>
                    <a:cs typeface="+mn-cs"/>
                  </a:defRPr>
                </a:pPr>
                <a:r>
                  <a:rPr lang="en-AU"/>
                  <a:t>Dimension</a:t>
                </a:r>
              </a:p>
            </c:rich>
          </c:tx>
          <c:overlay val="0"/>
          <c:spPr>
            <a:noFill/>
            <a:ln>
              <a:noFill/>
            </a:ln>
            <a:effectLst/>
          </c:spPr>
          <c:txPr>
            <a:bodyPr rot="0" spcFirstLastPara="1" vertOverflow="ellipsis" vert="horz" wrap="square" anchor="ctr" anchorCtr="1"/>
            <a:lstStyle/>
            <a:p>
              <a:pPr>
                <a:defRPr lang="en-US" sz="900" b="0" i="0" u="none" strike="noStrike" kern="1200"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dk1"/>
                </a:solidFill>
                <a:latin typeface="+mn-lt"/>
                <a:ea typeface="+mn-ea"/>
                <a:cs typeface="+mn-cs"/>
              </a:defRPr>
            </a:pPr>
            <a:endParaRPr lang="en-US"/>
          </a:p>
        </c:txPr>
        <c:crossAx val="648696376"/>
        <c:crosses val="autoZero"/>
        <c:auto val="1"/>
        <c:lblAlgn val="ctr"/>
        <c:lblOffset val="100"/>
        <c:noMultiLvlLbl val="0"/>
      </c:catAx>
      <c:valAx>
        <c:axId val="648696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900" b="0" i="0" u="none" strike="noStrike" kern="1200" baseline="0">
                    <a:solidFill>
                      <a:schemeClr val="dk1"/>
                    </a:solidFill>
                    <a:latin typeface="+mn-lt"/>
                    <a:ea typeface="+mn-ea"/>
                    <a:cs typeface="+mn-cs"/>
                  </a:defRPr>
                </a:pPr>
                <a:r>
                  <a:rPr lang="en-AU"/>
                  <a:t>Mean (cm)</a:t>
                </a:r>
              </a:p>
            </c:rich>
          </c:tx>
          <c:overlay val="0"/>
          <c:spPr>
            <a:noFill/>
            <a:ln>
              <a:noFill/>
            </a:ln>
            <a:effectLst/>
          </c:spPr>
          <c:txPr>
            <a:bodyPr rot="-5400000" spcFirstLastPara="1" vertOverflow="ellipsis" vert="horz" wrap="square" anchor="ctr" anchorCtr="1"/>
            <a:lstStyle/>
            <a:p>
              <a:pPr>
                <a:defRPr lang="en-US" sz="900" b="0" i="0" u="none" strike="noStrike" kern="1200"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dk1"/>
                </a:solidFill>
                <a:latin typeface="+mn-lt"/>
                <a:ea typeface="+mn-ea"/>
                <a:cs typeface="+mn-cs"/>
              </a:defRPr>
            </a:pPr>
            <a:endParaRPr lang="en-US"/>
          </a:p>
        </c:txPr>
        <c:crossAx val="6486950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n-US" sz="900" b="0" i="0" u="none" strike="noStrike" kern="1200" baseline="0">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09EDC-C573-EF4F-B940-8194D14DF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2207</TotalTime>
  <Pages>18</Pages>
  <Words>7720</Words>
  <Characters>44007</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51624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Hamza Anwer</cp:lastModifiedBy>
  <cp:revision>211</cp:revision>
  <dcterms:created xsi:type="dcterms:W3CDTF">2020-07-17T08:46:00Z</dcterms:created>
  <dcterms:modified xsi:type="dcterms:W3CDTF">2020-08-07T03:39:00Z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dcb5e32f-d71d-308c-b7d8-a6a117703f3d</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http://www.zotero.org/styles/american-political-science-association</vt:lpwstr>
  </property>
</Properties>
</file>